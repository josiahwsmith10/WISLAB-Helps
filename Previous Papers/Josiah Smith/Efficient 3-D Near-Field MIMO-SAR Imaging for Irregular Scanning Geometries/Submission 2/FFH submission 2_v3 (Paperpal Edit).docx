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2 -->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Grid>
        <w:gridCol w:w="3256"/>
        <w:gridCol w:w="6084"/>
      </w:tblGrid>
      <w:tr>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Borders>
              <w:top w:val="single" w:sz="4" w:space="0" w:color="FFFFFF"/>
              <w:left w:val="single" w:sz="4" w:space="0" w:color="FFFFFF"/>
              <w:bottom w:val="single" w:sz="4" w:space="0" w:color="FFFFFF"/>
              <w:right w:val="single" w:sz="4" w:space="0" w:color="FFFFFF"/>
            </w:tcBorders>
          </w:tcPr>
          <w:p>
            <w:r>
              <w:drawing>
                <wp:inline>
                  <wp:extent cx="1905000" cy="635000"/>
                  <wp:docPr id="1001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5" name=""/>
                          <pic:cNvPicPr>
                            <a:picLocks noChangeAspect="1"/>
                          </pic:cNvPicPr>
                        </pic:nvPicPr>
                        <pic:blipFill>
                          <a:blip xmlns:r="http://schemas.openxmlformats.org/officeDocument/2006/relationships" r:embed="rId4"/>
                          <a:stretch>
                            <a:fillRect/>
                          </a:stretch>
                        </pic:blipFill>
                        <pic:spPr>
                          <a:xfrm>
                            <a:off x="0" y="0"/>
                            <a:ext cx="1905000" cy="635000"/>
                          </a:xfrm>
                          <a:prstGeom prst="rect">
                            <a:avLst/>
                          </a:prstGeom>
                        </pic:spPr>
                      </pic:pic>
                    </a:graphicData>
                  </a:graphic>
                </wp:inline>
              </w:drawing>
            </w:r>
          </w:p>
        </w:tc>
        <w:tc>
          <w:tcPr>
            <w:tcBorders>
              <w:top w:val="single" w:sz="4" w:space="0" w:color="FFFFFF"/>
              <w:left w:val="single" w:sz="4" w:space="0" w:color="FFFFFF"/>
              <w:bottom w:val="single" w:sz="4" w:space="0" w:color="FFFFFF"/>
              <w:right w:val="single" w:sz="4" w:space="0" w:color="FFFFFF"/>
            </w:tcBorders>
          </w:tcPr>
          <w:p>
            <w:pPr>
              <w:pStyle w:val="preflight-description"/>
            </w:pPr>
          </w:p>
          <w:p>
            <w:pPr>
              <w:pStyle w:val="preflight-description"/>
            </w:pPr>
            <w:r>
              <w:t>Paperpal Manuscript Processing Report</w:t>
            </w:r>
          </w:p>
          <w:p>
            <w:pPr>
              <w:pStyle w:val="preflight-description"/>
            </w:pPr>
            <w:r>
              <w:t>Date: Jan 1, 2022</w:t>
            </w:r>
          </w:p>
        </w:tc>
      </w:tr>
      <w:tr>
        <w:tblPrEx>
          <w:tblW w:w="5000" w:type="pct"/>
          <w:tblCellMar>
            <w:left w:w="108" w:type="dxa"/>
            <w:right w:w="108" w:type="dxa"/>
          </w:tblCellMar>
        </w:tblPrEx>
        <w:tc>
          <w:tcPr/>
          <w:p>
            <w:pPr>
              <w:pStyle w:val="preflight-heading"/>
            </w:pPr>
            <w:r>
              <w:t>Language quality, mechanics and style</w:t>
            </w:r>
          </w:p>
        </w:tc>
        <w:tc>
          <w:tcPr/>
          <w:p>
            <w:pPr>
              <w:pStyle w:val="preflight-description"/>
            </w:pPr>
            <w:r>
              <w:t>Mechanics and style covers issues like capitalization, hyphenation, punctuation, spacing etc. We have identified all 155 issues in this category.</w:t>
            </w:r>
          </w:p>
        </w:tc>
      </w:tr>
      <w:tr>
        <w:tblPrEx>
          <w:tblW w:w="5000" w:type="pct"/>
          <w:tblCellMar>
            <w:left w:w="108" w:type="dxa"/>
            <w:right w:w="108" w:type="dxa"/>
          </w:tblCellMar>
        </w:tblPrEx>
        <w:tc>
          <w:tcPr/>
          <w:p>
            <w:pPr>
              <w:pStyle w:val="preflight-heading"/>
            </w:pPr>
            <w:r>
              <w:t>Language quality, readability suggestions</w:t>
            </w:r>
          </w:p>
        </w:tc>
        <w:tc>
          <w:tcPr/>
          <w:p>
            <w:pPr>
              <w:pStyle w:val="preflight-description"/>
            </w:pPr>
            <w:r>
              <w:t>Readability suggestions covers issues like conciseness, redundancy, transition and flow, and suggests improved phrasing. We have identified 117 issues in this category.</w:t>
            </w:r>
          </w:p>
        </w:tc>
      </w:tr>
      <w:tr>
        <w:tblPrEx>
          <w:tblW w:w="5000" w:type="pct"/>
          <w:tblCellMar>
            <w:left w:w="108" w:type="dxa"/>
            <w:right w:w="108" w:type="dxa"/>
          </w:tblCellMar>
        </w:tblPrEx>
        <w:tc>
          <w:tcPr/>
          <w:p>
            <w:pPr>
              <w:pStyle w:val="preflight-heading"/>
            </w:pPr>
            <w:r>
              <w:t>Language quality, vocabulary</w:t>
            </w:r>
          </w:p>
        </w:tc>
        <w:tc>
          <w:tcPr/>
          <w:p>
            <w:pPr>
              <w:pStyle w:val="preflight-description"/>
            </w:pPr>
            <w:r>
              <w:t>Vocabulary covers issues like fluency, formality, and word choice. We have identified 46 issues in this category.</w:t>
            </w:r>
          </w:p>
        </w:tc>
      </w:tr>
      <w:tr>
        <w:tblPrEx>
          <w:tblW w:w="5000" w:type="pct"/>
          <w:tblCellMar>
            <w:left w:w="108" w:type="dxa"/>
            <w:right w:w="108" w:type="dxa"/>
          </w:tblCellMar>
        </w:tblPrEx>
        <w:tc>
          <w:tcPr/>
          <w:p>
            <w:pPr>
              <w:pStyle w:val="preflight-heading"/>
            </w:pPr>
            <w:r>
              <w:t>Language quality, writing errors</w:t>
            </w:r>
          </w:p>
        </w:tc>
        <w:tc>
          <w:tcPr/>
          <w:p>
            <w:pPr>
              <w:pStyle w:val="preflight-description"/>
            </w:pPr>
            <w:r>
              <w:t>Writing errors covers issues like article usage, conjunctions, determiner errors, grammar, preposition usage, spelling, and unclear phrasing. We have identified 342 issues in this category.</w:t>
            </w:r>
          </w:p>
        </w:tc>
      </w:tr>
    </w:tbl>
    <w:p>
      <w:pPr>
        <w:sectPr>
          <w:pgMar w:header="720" w:footer="720"/>
          <w:cols w:space="720"/>
        </w:sectPr>
      </w:pPr>
      <w:r>
        <w:br w:type="page"/>
      </w:r>
    </w:p>
    <w:p w:rsidR="00AB14FD" w14:paraId="6615980D" w14:textId="77777777">
      <w:pPr>
        <w:spacing w:after="73" w:line="259" w:lineRule="auto"/>
        <w:ind w:left="0" w:firstLine="0"/>
        <w:jc w:val="left"/>
      </w:pPr>
      <w:r>
        <w:rPr>
          <w:sz w:val="14"/>
        </w:rPr>
        <w:t xml:space="preserve">Date of publication </w:t>
      </w:r>
      <w:r>
        <w:rPr>
          <w:sz w:val="14"/>
        </w:rPr>
        <w:t>xxxx</w:t>
      </w:r>
      <w:r>
        <w:rPr>
          <w:sz w:val="14"/>
        </w:rPr>
        <w:t xml:space="preserve"> 00, 0000, date of current version </w:t>
      </w:r>
      <w:r>
        <w:rPr>
          <w:sz w:val="14"/>
        </w:rPr>
        <w:t>xxxx</w:t>
      </w:r>
      <w:r>
        <w:rPr>
          <w:sz w:val="14"/>
        </w:rPr>
        <w:t xml:space="preserve"> 00, 0000</w:t>
      </w:r>
      <w:del w:id="0" w:author="Paperpal" w:date="2022-01-01T00:30:51Z">
        <w:r>
          <w:rPr>
            <w:sz w:val="14"/>
          </w:rPr>
          <w:delText>.</w:delText>
        </w:r>
      </w:del>
    </w:p>
    <w:p w:rsidR="00AB14FD" w14:paraId="65771A4A" w14:textId="77777777">
      <w:pPr>
        <w:spacing w:after="768" w:line="259" w:lineRule="auto"/>
        <w:ind w:left="0" w:firstLine="0"/>
        <w:jc w:val="left"/>
      </w:pPr>
      <w:r>
        <w:rPr>
          <w:i/>
          <w:sz w:val="12"/>
        </w:rPr>
        <w:t>Digital Object Identifier 10.1109/ACCESS.2020.DOI</w:t>
      </w:r>
    </w:p>
    <w:p w:rsidR="00AB14FD" w14:paraId="2538747B" w14:textId="77777777">
      <w:pPr>
        <w:spacing w:after="0" w:line="259" w:lineRule="auto"/>
        <w:ind w:left="-5"/>
        <w:jc w:val="left"/>
      </w:pPr>
      <w:r>
        <w:rPr>
          <w:b/>
          <w:color w:val="006898"/>
          <w:sz w:val="44"/>
        </w:rPr>
        <w:t>Efficient 3-D Near-Field MIMO-SAR</w:t>
      </w:r>
    </w:p>
    <w:p w:rsidR="00AB14FD" w14:paraId="01D9663C" w14:textId="77777777">
      <w:pPr>
        <w:spacing w:after="0" w:line="259" w:lineRule="auto"/>
        <w:ind w:left="-5"/>
        <w:jc w:val="left"/>
      </w:pPr>
      <w:r>
        <w:rPr>
          <w:b/>
          <w:color w:val="006898"/>
          <w:sz w:val="44"/>
        </w:rPr>
        <w:t>Imaging for Irregular Scanning</w:t>
      </w:r>
    </w:p>
    <w:p w:rsidR="00AB14FD" w14:paraId="0C33AD38" w14:textId="77777777">
      <w:pPr>
        <w:spacing w:after="0" w:line="259" w:lineRule="auto"/>
        <w:ind w:left="-5"/>
        <w:jc w:val="left"/>
      </w:pPr>
      <w:r>
        <w:rPr>
          <w:b/>
          <w:color w:val="006898"/>
          <w:sz w:val="44"/>
        </w:rPr>
        <w:t>Geometries</w:t>
      </w:r>
    </w:p>
    <w:p w:rsidR="00AB14FD" w14:paraId="3588F146" w14:textId="77777777">
      <w:pPr>
        <w:spacing w:after="0" w:line="259" w:lineRule="auto"/>
        <w:ind w:left="0" w:firstLine="0"/>
        <w:jc w:val="left"/>
      </w:pPr>
      <w:r>
        <w:rPr>
          <w:b/>
        </w:rPr>
        <w:t>JOSIAH W. SMITH</w:t>
      </w:r>
      <w:r>
        <w:rPr>
          <w:b/>
          <w:vertAlign w:val="superscript"/>
        </w:rPr>
        <w:t xml:space="preserve">1 </w:t>
      </w:r>
      <w:r>
        <w:rPr>
          <w:b/>
        </w:rPr>
        <w:t>AND MURAT TORLAK</w:t>
      </w:r>
      <w:r>
        <w:rPr>
          <w:b/>
          <w:vertAlign w:val="superscript"/>
        </w:rPr>
        <w:t>1</w:t>
      </w:r>
    </w:p>
    <w:p w:rsidR="00AB14FD" w14:paraId="619CD02D" w14:textId="77777777">
      <w:pPr>
        <w:spacing w:after="26" w:line="348" w:lineRule="auto"/>
        <w:ind w:left="0" w:firstLine="0"/>
        <w:jc w:val="left"/>
      </w:pPr>
      <w:r>
        <w:rPr>
          <w:sz w:val="13"/>
          <w:vertAlign w:val="superscript"/>
        </w:rPr>
        <w:t>1</w:t>
      </w:r>
      <w:r>
        <w:rPr>
          <w:sz w:val="13"/>
        </w:rPr>
        <w:t xml:space="preserve">Electrical and Computer Engineering, The University of Texas at Dallas, 800 W. Campbell Rd. Richardson, TX 75080 USA (e-mail: jws160130@utdallas.edu) </w:t>
      </w:r>
      <w:r>
        <w:rPr>
          <w:sz w:val="15"/>
        </w:rPr>
        <w:t>Corresponding author: Josiah W. Smith (e-mail: josiah.smith@utdallas.edu).</w:t>
      </w:r>
    </w:p>
    <w:p w:rsidR="00AB14FD" w14:paraId="57EB4362" w14:textId="77777777">
      <w:pPr>
        <w:spacing w:after="513" w:line="236" w:lineRule="auto"/>
        <w:ind w:left="0" w:right="60" w:firstLine="0"/>
        <w:jc w:val="left"/>
      </w:pPr>
      <w:r>
        <w:rPr>
          <w:sz w:val="15"/>
        </w:rPr>
        <w:t>This work was supported by the Semiconductor Research Corporation (SRC) task 2712.029 through The University of Texas at Dallas’ Texas Analog Center of Excellence (TxACE).</w:t>
      </w:r>
    </w:p>
    <w:p w:rsidR="00AB14FD" w14:paraId="7784FC29" w14:textId="4B880953">
      <w:pPr>
        <w:spacing w:after="297"/>
        <w:ind w:left="170" w:hanging="185"/>
      </w:pPr>
      <w:r>
        <w:rPr>
          <w:noProof/>
        </w:rPr>
        <w:drawing>
          <wp:anchor distT="0" distB="0" distL="114300" distR="114300" simplePos="0" relativeHeight="251660288" behindDoc="0" locked="0" layoutInCell="1" allowOverlap="0">
            <wp:simplePos x="0" y="0"/>
            <wp:positionH relativeFrom="page">
              <wp:posOffset>5676024</wp:posOffset>
            </wp:positionH>
            <wp:positionV relativeFrom="page">
              <wp:posOffset>169700</wp:posOffset>
            </wp:positionV>
            <wp:extent cx="1155433" cy="29940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1796900694" name="Picture 7"/>
                    <pic:cNvPicPr/>
                  </pic:nvPicPr>
                  <pic:blipFill>
                    <a:blip xmlns:r="http://schemas.openxmlformats.org/officeDocument/2006/relationships" r:embed="rId5"/>
                    <a:stretch>
                      <a:fillRect/>
                    </a:stretch>
                  </pic:blipFill>
                  <pic:spPr>
                    <a:xfrm>
                      <a:off x="0" y="0"/>
                      <a:ext cx="1155433" cy="299400"/>
                    </a:xfrm>
                    <a:prstGeom prst="rect">
                      <a:avLst/>
                    </a:prstGeom>
                  </pic:spPr>
                </pic:pic>
              </a:graphicData>
            </a:graphic>
          </wp:anchor>
        </w:drawing>
      </w:r>
      <w:r>
        <w:rPr>
          <w:noProof/>
        </w:rPr>
        <w:drawing>
          <wp:inline distT="0" distB="0" distL="0" distR="0">
            <wp:extent cx="63261" cy="18583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184175309" name="Picture 24"/>
                    <pic:cNvPicPr/>
                  </pic:nvPicPr>
                  <pic:blipFill>
                    <a:blip xmlns:r="http://schemas.openxmlformats.org/officeDocument/2006/relationships" r:embed="rId6"/>
                    <a:stretch>
                      <a:fillRect/>
                    </a:stretch>
                  </pic:blipFill>
                  <pic:spPr>
                    <a:xfrm>
                      <a:off x="0" y="0"/>
                      <a:ext cx="63261" cy="185830"/>
                    </a:xfrm>
                    <a:prstGeom prst="rect">
                      <a:avLst/>
                    </a:prstGeom>
                  </pic:spPr>
                </pic:pic>
              </a:graphicData>
            </a:graphic>
          </wp:inline>
        </w:drawing>
      </w:r>
      <w:r>
        <w:rPr>
          <w:b/>
          <w:color w:val="006898"/>
        </w:rPr>
        <w:t xml:space="preserve"> ABSTRACT </w:t>
      </w:r>
      <w:r>
        <w:t xml:space="preserve">In this article, we introduce a novel algorithm for efficient near-field synthetic aperture radar (SAR) imaging </w:t>
      </w:r>
      <w:ins w:id="1" w:author="Paperpal" w:date="2022-01-01T00:30:51Z">
        <w:r>
          <w:t>of</w:t>
        </w:r>
      </w:ins>
      <w:del w:id="2" w:author="Paperpal" w:date="2022-01-01T00:30:51Z">
        <w:r>
          <w:delText>for</w:delText>
        </w:r>
      </w:del>
      <w:r>
        <w:t xml:space="preserve"> </w:t>
      </w:r>
      <w:r>
        <w:rPr>
          <w:rStyle w:val="CommentReference"/>
        </w:rPr>
        <w:commentReference w:id="3"/>
      </w:r>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irregular scanning geometries. With the emergence of </w:t>
      </w:r>
      <w:r>
        <w:t>fifth-generation</w:t>
      </w:r>
      <w:r>
        <w:t xml:space="preserve"> (5G) </w:t>
      </w:r>
      <w:ins w:id="4" w:author="Paperpal" w:date="2022-01-01T00:30:51Z">
        <w:r>
          <w:t>millimeter-wave</w:t>
        </w:r>
      </w:ins>
      <w:del w:id="5" w:author="Paperpal" w:date="2022-01-01T00:30:51Z">
        <w:r>
          <w:delText>millimeter wave</w:delText>
        </w:r>
      </w:del>
      <w:r>
        <w:t xml:space="preserve"> (mmWave) devices, near-field SAR imaging is no longer confined to laboratory environments. Recent advances in positioning technology have attracted significant interest </w:t>
      </w:r>
      <w:ins w:id="6" w:author="Paperpal" w:date="2022-01-01T00:30:51Z">
        <w:r>
          <w:t>for</w:t>
        </w:r>
      </w:ins>
      <w:del w:id="7" w:author="Paperpal" w:date="2022-01-01T00:30:51Z">
        <w:r>
          <w:delText>in</w:delText>
        </w:r>
      </w:del>
      <w:r>
        <w:t xml:space="preserve"> a diverse set of new applications </w:t>
      </w:r>
      <w:ins w:id="8" w:author="Paperpal" w:date="2022-01-01T00:30:51Z">
        <w:r>
          <w:t>in</w:t>
        </w:r>
      </w:ins>
      <w:del w:id="9" w:author="Paperpal" w:date="2022-01-01T00:30:51Z">
        <w:r>
          <w:delText>for</w:delText>
        </w:r>
      </w:del>
      <w:r>
        <w:t xml:space="preserve"> mmWave imaging. However, many use cases</w:t>
      </w:r>
      <w:ins w:id="10"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such as automotive-mounted SAR imaging, unmanned aerial vehicle (UAV) imaging, and freehand imaging with smartphones</w:t>
      </w:r>
      <w:ins w:id="11"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are constrained to irregular scanning geometries. Whereas traditional near-field SAR imaging systems and quick personnel security (QPS) scanners employ highly precise motion controllers to create ideal synthetic arrays, emerging applications, mentioned previously, inherently cannot achieve such ideal positioning. </w:t>
      </w:r>
      <w:ins w:id="12" w:author="Paperpal" w:date="2022-01-01T00:30:51Z">
        <w:r>
          <w:t>In addition</w:t>
        </w:r>
      </w:ins>
      <w:del w:id="13" w:author="Paperpal" w:date="2022-01-01T00:30:51Z">
        <w:r>
          <w:delText>Additionally</w:delText>
        </w:r>
      </w:del>
      <w:r>
        <w:t xml:space="preserve">, many </w:t>
      </w:r>
      <w:r>
        <w:t>Internet</w:t>
      </w:r>
      <w:r>
        <w:t xml:space="preserve"> of Things (IoT) and 5G applications impose strict size and computational complexity limitations that must be considered for edge mmWave imaging technology. In this </w:t>
      </w:r>
      <w:ins w:id="14" w:author="Paperpal" w:date="2022-01-01T00:30:51Z">
        <w:r>
          <w:t>study</w:t>
        </w:r>
      </w:ins>
      <w:del w:id="15" w:author="Paperpal" w:date="2022-01-01T00:30:51Z">
        <w:r>
          <w:delText>article</w:delText>
        </w:r>
      </w:del>
      <w:r>
        <w:t xml:space="preserve">, we propose a novel algorithm to leverage the advantages of non-cooperative SAR scanning patterns, small form-factor multiple-input multiple-output (MIMO) radars, and efficient monostatic planar image reconstruction algorithms. We propose a framework to mathematically decompose arbitrary and irregular sampling geometries and a joint solution to mitigate multistatic array imaging artifacts. The proposed algorithm </w:t>
      </w:r>
      <w:ins w:id="16" w:author="Paperpal" w:date="2022-01-01T00:30:51Z">
        <w:r>
          <w:t>was</w:t>
        </w:r>
      </w:ins>
      <w:del w:id="17" w:author="Paperpal" w:date="2022-01-01T00:30:51Z">
        <w:r>
          <w:delText>is</w:delText>
        </w:r>
      </w:del>
      <w:r>
        <w:t xml:space="preserve"> validated </w:t>
      </w:r>
      <w:ins w:id="18" w:author="Paperpal" w:date="2022-01-01T00:30:51Z">
        <w:r>
          <w:t>through</w:t>
        </w:r>
      </w:ins>
      <w:del w:id="19" w:author="Paperpal" w:date="2022-01-01T00:30:51Z">
        <w:r>
          <w:delText>in</w:delText>
        </w:r>
      </w:del>
      <w:r>
        <w:t xml:space="preserve"> </w:t>
      </w:r>
      <w:ins w:id="20" w:author="Paperpal" w:date="2022-01-01T00:30:51Z">
        <w:r>
          <w:t>simulations</w:t>
        </w:r>
      </w:ins>
      <w:del w:id="21" w:author="Paperpal" w:date="2022-01-01T00:30:51Z">
        <w:r>
          <w:delText>simulation</w:delText>
        </w:r>
      </w:del>
      <w:r>
        <w:t xml:space="preserve"> and </w:t>
      </w:r>
      <w:del w:id="22" w:author="Paperpal" w:date="2022-01-01T00:30:51Z">
        <w:r>
          <w:delText xml:space="preserve">through </w:delText>
        </w:r>
      </w:del>
      <w:r>
        <w:t>an empirical study of arbitrary scanning scenarios. Our algorithm achieves high-resolution and high-efficiency near-field MIMO-SAR imaging</w:t>
      </w:r>
      <w:ins w:id="2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and is an elegant solution to computationally constrained irregularly sampled imaging problems.</w:t>
      </w:r>
    </w:p>
    <w:p w:rsidR="00AB14FD" w14:paraId="43CAB0DF" w14:textId="77777777">
      <w:pPr>
        <w:ind w:left="170" w:hanging="185"/>
      </w:pPr>
      <w:r>
        <w:rPr>
          <w:noProof/>
        </w:rPr>
        <w:drawing>
          <wp:inline distT="0" distB="0" distL="0" distR="0">
            <wp:extent cx="63261" cy="1858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1887635931" name="Picture 45"/>
                    <pic:cNvPicPr/>
                  </pic:nvPicPr>
                  <pic:blipFill>
                    <a:blip xmlns:r="http://schemas.openxmlformats.org/officeDocument/2006/relationships" r:embed="rId6"/>
                    <a:stretch>
                      <a:fillRect/>
                    </a:stretch>
                  </pic:blipFill>
                  <pic:spPr>
                    <a:xfrm>
                      <a:off x="0" y="0"/>
                      <a:ext cx="63261" cy="185830"/>
                    </a:xfrm>
                    <a:prstGeom prst="rect">
                      <a:avLst/>
                    </a:prstGeom>
                  </pic:spPr>
                </pic:pic>
              </a:graphicData>
            </a:graphic>
          </wp:inline>
        </w:drawing>
      </w:r>
      <w:r>
        <w:rPr>
          <w:b/>
          <w:color w:val="006898"/>
        </w:rPr>
        <w:t xml:space="preserve"> INDEX TERMS </w:t>
      </w:r>
      <w:r>
        <w:t>5G, automotive SAR, drone mmWave imaging, freehand imaging, handheld scanner, irregular sampling, mmWave imaging, multistatic imaging, real-time imaging, synthetic aperture radar</w:t>
      </w:r>
    </w:p>
    <w:p w:rsidR="00AB14FD" w14:paraId="51F03E24" w14:textId="77777777">
      <w:pPr>
        <w:spacing w:after="385"/>
        <w:ind w:left="195"/>
      </w:pPr>
      <w:r>
        <w:t>(SAR)</w:t>
      </w:r>
    </w:p>
    <w:tbl>
      <w:tblPr>
        <w:tblStyle w:val="TableGrid"/>
        <w:tblW w:w="10065" w:type="dxa"/>
        <w:tblInd w:w="0" w:type="dxa"/>
        <w:tblLook w:val="04A0"/>
      </w:tblPr>
      <w:tblGrid>
        <w:gridCol w:w="5230"/>
        <w:gridCol w:w="4835"/>
      </w:tblGrid>
      <w:tr w14:paraId="58DB7C6E" w14:textId="77777777">
        <w:tblPrEx>
          <w:tblW w:w="10065" w:type="dxa"/>
          <w:tblInd w:w="0" w:type="dxa"/>
          <w:tblLook w:val="04A0"/>
        </w:tblPrEx>
        <w:trPr>
          <w:trHeight w:val="3127"/>
        </w:trPr>
        <w:tc>
          <w:tcPr>
            <w:tcW w:w="5229" w:type="dxa"/>
            <w:tcBorders>
              <w:top w:val="nil"/>
              <w:left w:val="nil"/>
              <w:bottom w:val="nil"/>
              <w:right w:val="nil"/>
            </w:tcBorders>
          </w:tcPr>
          <w:p w:rsidR="00AB14FD" w14:paraId="088CD0D6" w14:textId="77777777">
            <w:pPr>
              <w:spacing w:after="165" w:line="259" w:lineRule="auto"/>
              <w:ind w:left="20" w:firstLine="0"/>
              <w:jc w:val="left"/>
            </w:pPr>
            <w:r>
              <w:rPr>
                <w:b/>
                <w:color w:val="006898"/>
                <w:sz w:val="18"/>
              </w:rPr>
              <w:t>I. INTRODUCTION</w:t>
            </w:r>
          </w:p>
          <w:p w:rsidR="00AB14FD" w14:paraId="1D34487C" w14:textId="77777777">
            <w:pPr>
              <w:spacing w:after="0" w:line="259" w:lineRule="auto"/>
              <w:ind w:left="0" w:right="394" w:firstLine="0"/>
            </w:pPr>
            <w:r>
              <w:t xml:space="preserve">Low-cost electromagnetic imaging systems have gained attention over the past decade as commercially available radar platforms have become increasingly affordable. </w:t>
            </w:r>
            <w:r>
              <w:t>Millimeterwave</w:t>
            </w:r>
            <w:r>
              <w:t xml:space="preserve"> (mmWave) radar has attracted exceptional interest for applications including gesture recognition [1], concealed threat detection [2], [3], and medical imaging [4], [5] due to its semi-penetrating non-ionizing nature and low power consumption. Additionally, with the emergence of fifth-generation (5G) and sixth-generation (6G) technology, ultra-wideband (UWB) mmWave transceivers are enabling unprecedented sensing and communications feats [6]</w:t>
            </w:r>
            <w:r>
              <w:t>–[</w:t>
            </w:r>
            <w:r>
              <w:t>8].</w:t>
            </w:r>
          </w:p>
        </w:tc>
        <w:tc>
          <w:tcPr>
            <w:tcW w:w="4835" w:type="dxa"/>
            <w:tcBorders>
              <w:top w:val="nil"/>
              <w:left w:val="nil"/>
              <w:bottom w:val="nil"/>
              <w:right w:val="nil"/>
            </w:tcBorders>
          </w:tcPr>
          <w:p w:rsidR="00AB14FD" w14:paraId="79CD6CFF" w14:textId="3CDA8421">
            <w:pPr>
              <w:spacing w:after="0" w:line="259" w:lineRule="auto"/>
              <w:ind w:left="0" w:firstLine="0"/>
            </w:pPr>
            <w:r>
              <w:t>Small form-factor multiple-input-multiple-output (MIMO) radars are increasing in popularity due to low cost and power consumption [3], [9]. In addition to emerging 5G communications, mmWave radar has already been realized for high-resolution sensing on the Google Pixel 4 [8]. Of particular interest, recent work has enabled freehand mmWave imaging by employing positioning sensors commonly employed in smartphones and virtual reality (VR) sensor suites [7], [10]</w:t>
            </w:r>
            <w:r>
              <w:t>–[</w:t>
            </w:r>
            <w:r>
              <w:t>13]. Sub-wavelength localization accuracy was previously unachievable by conventional techniques such as 5G mmWave [14] or Bluetooth low energy (BLE) ranging [15]. Freehand mmWave imaging is a high-resolution imaging</w:t>
            </w:r>
          </w:p>
        </w:tc>
      </w:tr>
      <w:tr w14:paraId="53D1F5CB" w14:textId="77777777">
        <w:tblPrEx>
          <w:tblW w:w="10065" w:type="dxa"/>
          <w:tblInd w:w="0" w:type="dxa"/>
          <w:tblLook w:val="04A0"/>
        </w:tblPrEx>
        <w:trPr>
          <w:trHeight w:val="285"/>
        </w:trPr>
        <w:tc>
          <w:tcPr>
            <w:tcW w:w="5229" w:type="dxa"/>
            <w:tcBorders>
              <w:top w:val="nil"/>
              <w:left w:val="nil"/>
              <w:bottom w:val="nil"/>
              <w:right w:val="nil"/>
            </w:tcBorders>
            <w:vAlign w:val="bottom"/>
          </w:tcPr>
          <w:p w:rsidR="00AB14FD" w14:paraId="7741634C" w14:textId="77777777">
            <w:pPr>
              <w:spacing w:after="0" w:line="259" w:lineRule="auto"/>
              <w:ind w:left="0" w:firstLine="0"/>
              <w:jc w:val="left"/>
            </w:pPr>
            <w:r>
              <w:rPr>
                <w:sz w:val="12"/>
              </w:rPr>
              <w:t>VOLUME 4, 2016</w:t>
            </w:r>
          </w:p>
        </w:tc>
        <w:tc>
          <w:tcPr>
            <w:tcW w:w="4835" w:type="dxa"/>
            <w:tcBorders>
              <w:top w:val="nil"/>
              <w:left w:val="nil"/>
              <w:bottom w:val="nil"/>
              <w:right w:val="nil"/>
            </w:tcBorders>
            <w:vAlign w:val="bottom"/>
          </w:tcPr>
          <w:p w:rsidR="00AB14FD" w14:paraId="228B448F" w14:textId="77777777">
            <w:pPr>
              <w:spacing w:after="0" w:line="259" w:lineRule="auto"/>
              <w:ind w:left="0" w:firstLine="0"/>
              <w:jc w:val="right"/>
            </w:pPr>
            <w:r>
              <w:rPr>
                <w:sz w:val="14"/>
              </w:rPr>
              <w:t>1</w:t>
            </w:r>
          </w:p>
        </w:tc>
      </w:tr>
    </w:tbl>
    <w:p w:rsidR="00AB14FD" w14:paraId="38CF5067" w14:textId="77777777">
      <w:pPr>
        <w:sectPr>
          <w:headerReference w:type="even" r:id="rId9"/>
          <w:headerReference w:type="default" r:id="rId10"/>
          <w:footerReference w:type="even" r:id="rId11"/>
          <w:footerReference w:type="default" r:id="rId12"/>
          <w:headerReference w:type="first" r:id="rId13"/>
          <w:footerReference w:type="first" r:id="rId14"/>
          <w:pgSz w:w="11520" w:h="15659"/>
          <w:pgMar w:top="1440" w:right="2083" w:bottom="641" w:left="723" w:header="267" w:footer="720" w:gutter="0"/>
          <w:cols w:space="720"/>
          <w:titlePg/>
        </w:sectPr>
      </w:pPr>
    </w:p>
    <w:p w:rsidR="00AB14FD" w14:paraId="044C493A" w14:textId="77777777">
      <w:pPr>
        <w:ind w:left="-5"/>
      </w:pPr>
      <w:r>
        <w:t xml:space="preserve">technique </w:t>
      </w:r>
      <w:ins w:id="24" w:author="Paperpal" w:date="2022-01-01T00:30:51Z">
        <w:r>
          <w:t>that relies</w:t>
        </w:r>
      </w:ins>
      <w:del w:id="25" w:author="Paperpal" w:date="2022-01-01T00:30:51Z">
        <w:r>
          <w:delText>relying</w:delText>
        </w:r>
      </w:del>
      <w:r>
        <w:t xml:space="preserve"> on conventional synthetic aperture radar (SAR) principles [16]</w:t>
      </w:r>
      <w:r>
        <w:t>–[</w:t>
      </w:r>
      <w:r>
        <w:t xml:space="preserve">20] and precise tracking of the handheld radar device as it is moved by a human user throughout space [7], [21]–[23]. Whereas traditional mmWave SAR imaging requires precise motion systems to achieve </w:t>
      </w:r>
      <w:ins w:id="26" w:author="Paperpal" w:date="2022-01-01T00:30:51Z">
        <w:r>
          <w:t>near-ideal</w:t>
        </w:r>
      </w:ins>
      <w:del w:id="27" w:author="Paperpal" w:date="2022-01-01T00:30:51Z">
        <w:r>
          <w:delText>nearideal</w:delText>
        </w:r>
      </w:del>
      <w:r>
        <w:t xml:space="preserve"> synthetic arrays [20], the scanning geometry employed by </w:t>
      </w:r>
      <w:del w:id="28" w:author="Paperpal" w:date="2022-01-01T00:30:51Z">
        <w:r>
          <w:delText xml:space="preserve">a </w:delText>
        </w:r>
      </w:del>
      <w:r>
        <w:t xml:space="preserve">freehand imaging </w:t>
      </w:r>
      <w:ins w:id="29" w:author="Paperpal" w:date="2022-01-01T00:30:51Z">
        <w:r>
          <w:t>systems</w:t>
        </w:r>
      </w:ins>
      <w:del w:id="30" w:author="Paperpal" w:date="2022-01-01T00:30:51Z">
        <w:r>
          <w:delText>system</w:delText>
        </w:r>
      </w:del>
      <w:r>
        <w:t xml:space="preserve"> is generally irregular and does not conform to the typical array geometries required for efficient image reconstruction algorithms [24].</w:t>
      </w:r>
    </w:p>
    <w:p w:rsidR="00AB14FD" w14:paraId="7DA1E652" w14:textId="77777777">
      <w:pPr>
        <w:ind w:left="-15" w:firstLine="199"/>
      </w:pPr>
      <w:r>
        <w:t xml:space="preserve">While recent work has proposed a </w:t>
      </w:r>
      <w:r>
        <w:t>fast imaging</w:t>
      </w:r>
      <w:r>
        <w:t xml:space="preserve"> algorithm for irregular SAR geometries using array linearization [25], the proposed technique adopts a simplistic model of the array displacement and does not explore </w:t>
      </w:r>
      <w:del w:id="31" w:author="Paperpal" w:date="2022-01-01T00:30:51Z">
        <w:r>
          <w:delText xml:space="preserve">the </w:delText>
        </w:r>
      </w:del>
      <w:r>
        <w:t xml:space="preserve">near-field multistatic effects, both of which are addressed in this study. However, efficient algorithms for near-field MIMO-SAR </w:t>
      </w:r>
      <w:ins w:id="32" w:author="Paperpal" w:date="2022-01-01T00:30:51Z">
        <w:r>
          <w:t>operations</w:t>
        </w:r>
      </w:ins>
      <w:del w:id="33" w:author="Paperpal" w:date="2022-01-01T00:30:51Z">
        <w:r>
          <w:delText>operation</w:delText>
        </w:r>
      </w:del>
      <w:r>
        <w:t xml:space="preserve"> under irregular scanning geometries </w:t>
      </w:r>
      <w:ins w:id="34" w:author="Paperpal" w:date="2022-01-01T00:30:51Z">
        <w:r>
          <w:t>have</w:t>
        </w:r>
      </w:ins>
      <w:del w:id="35" w:author="Paperpal" w:date="2022-01-01T00:30:51Z">
        <w:r>
          <w:delText>are</w:delText>
        </w:r>
      </w:del>
      <w:r>
        <w:t xml:space="preserve"> </w:t>
      </w:r>
      <w:ins w:id="36" w:author="Paperpal" w:date="2022-01-01T00:30:51Z">
        <w:r>
          <w:t>not been</w:t>
        </w:r>
      </w:ins>
      <w:del w:id="37" w:author="Paperpal" w:date="2022-01-01T00:30:51Z">
        <w:r>
          <w:delText>previously</w:delText>
        </w:r>
      </w:del>
      <w:r>
        <w:t xml:space="preserve"> </w:t>
      </w:r>
      <w:ins w:id="38" w:author="Paperpal" w:date="2022-01-01T00:30:51Z">
        <w:r>
          <w:t>explored</w:t>
        </w:r>
      </w:ins>
      <w:del w:id="39" w:author="Paperpal" w:date="2022-01-01T00:30:51Z">
        <w:r>
          <w:delText>unexplored</w:delText>
        </w:r>
      </w:del>
      <w:r>
        <w:t xml:space="preserve"> in the literature.</w:t>
      </w:r>
    </w:p>
    <w:p w:rsidR="00AB14FD" w14:paraId="470DD718" w14:textId="77777777">
      <w:pPr>
        <w:ind w:left="-15" w:firstLine="199"/>
      </w:pPr>
      <w:r>
        <w:t xml:space="preserve">Extensive work on freehand mmWave imaging </w:t>
      </w:r>
      <w:ins w:id="40" w:author="Paperpal" w:date="2022-01-01T00:30:51Z">
        <w:r>
          <w:t>was</w:t>
        </w:r>
      </w:ins>
      <w:del w:id="41" w:author="Paperpal" w:date="2022-01-01T00:30:51Z">
        <w:r>
          <w:delText>has been</w:delText>
        </w:r>
      </w:del>
      <w:r>
        <w:t xml:space="preserve"> conducted by </w:t>
      </w:r>
      <w:r>
        <w:t>Laviada</w:t>
      </w:r>
      <w:r>
        <w:t xml:space="preserve"> </w:t>
      </w:r>
      <w:r>
        <w:rPr>
          <w:i/>
        </w:rPr>
        <w:t xml:space="preserve">et al. </w:t>
      </w:r>
      <w:r>
        <w:t>at the University of Oviedo [7], [10]</w:t>
      </w:r>
      <w:r>
        <w:t>–[</w:t>
      </w:r>
      <w:r>
        <w:t xml:space="preserve">13], [26], [27]. High-precision localization systems </w:t>
      </w:r>
      <w:ins w:id="42" w:author="Paperpal" w:date="2022-01-01T00:30:51Z">
        <w:r>
          <w:t>that</w:t>
        </w:r>
      </w:ins>
      <w:del w:id="43" w:author="Paperpal" w:date="2022-01-01T00:30:51Z">
        <w:r>
          <w:delText>to</w:delText>
        </w:r>
      </w:del>
      <w:r>
        <w:t xml:space="preserve"> enable freehand SAR imaging </w:t>
      </w:r>
      <w:r>
        <w:t>have</w:t>
      </w:r>
      <w:r>
        <w:t xml:space="preserve"> been investigated using an infrared camera network to accurately track the device location across time and recover electromagnetic (EM) images [10]. Their work </w:t>
      </w:r>
      <w:ins w:id="44" w:author="Paperpal" w:date="2022-01-01T00:30:51Z">
        <w:r>
          <w:t>was</w:t>
        </w:r>
      </w:ins>
      <w:del w:id="45" w:author="Paperpal" w:date="2022-01-01T00:30:51Z">
        <w:r>
          <w:delText>has been</w:delText>
        </w:r>
      </w:del>
      <w:r>
        <w:t xml:space="preserve"> extended to employ an inertial measurement unit (IMU) and depth camera sensors to achieve standalone freehand imaging with promising results [7], [13]. In each of these efforts, the subject </w:t>
      </w:r>
      <w:ins w:id="46" w:author="Paperpal" w:date="2022-01-01T00:30:51Z">
        <w:r>
          <w:t>attempted</w:t>
        </w:r>
      </w:ins>
      <w:del w:id="47" w:author="Paperpal" w:date="2022-01-01T00:30:51Z">
        <w:r>
          <w:delText>attempts</w:delText>
        </w:r>
      </w:del>
      <w:r>
        <w:t xml:space="preserve"> to move the hand in a raster pattern to synthesize an approximately rectangular planar aperture with a linear </w:t>
      </w:r>
      <w:ins w:id="48" w:author="Paperpal" w:date="2022-01-01T00:30:51Z">
        <w:r>
          <w:t>frequency-modulated</w:t>
        </w:r>
      </w:ins>
      <w:del w:id="49" w:author="Paperpal" w:date="2022-01-01T00:30:51Z">
        <w:r>
          <w:delText>frequency modulated</w:delText>
        </w:r>
      </w:del>
      <w:r>
        <w:t xml:space="preserve"> (LFM) handheld radar [7], [10], [11]. </w:t>
      </w:r>
      <w:ins w:id="50" w:author="Paperpal" w:date="2022-01-01T00:30:51Z">
        <w:r>
          <w:t>Owing</w:t>
        </w:r>
      </w:ins>
      <w:del w:id="51" w:author="Paperpal" w:date="2022-01-01T00:30:51Z">
        <w:r>
          <w:delText>Due</w:delText>
        </w:r>
      </w:del>
      <w:r>
        <w:t xml:space="preserve"> to the subject’s inability to move their hand in an ideal planar trajectory and the sensitivity of the mmWave signal to submillimeter perturbations, the image </w:t>
      </w:r>
      <w:ins w:id="52" w:author="Paperpal" w:date="2022-01-01T00:30:51Z">
        <w:r>
          <w:t>was</w:t>
        </w:r>
      </w:ins>
      <w:del w:id="53" w:author="Paperpal" w:date="2022-01-01T00:30:51Z">
        <w:r>
          <w:delText>is</w:delText>
        </w:r>
      </w:del>
      <w:r>
        <w:t xml:space="preserve"> reconstructed using the generalized back-projection algorithm (BPA).</w:t>
      </w:r>
    </w:p>
    <w:p w:rsidR="00AB14FD" w14:paraId="79017E92" w14:textId="77777777">
      <w:pPr>
        <w:ind w:left="-15" w:firstLine="199"/>
      </w:pPr>
      <w:r>
        <w:t xml:space="preserve">Similar irregular and </w:t>
      </w:r>
      <w:ins w:id="54" w:author="Paperpal" w:date="2022-01-01T00:30:51Z">
        <w:r>
          <w:t>noncooperative</w:t>
        </w:r>
      </w:ins>
      <w:del w:id="55" w:author="Paperpal" w:date="2022-01-01T00:30:51Z">
        <w:r>
          <w:delText>non-cooperative</w:delText>
        </w:r>
      </w:del>
      <w:r>
        <w:t xml:space="preserve"> scanning geometries have been observed in unmanned aerial vehicle (UAV) SAR imaging [26], nonuniform NDT [27], and automotive SAR imaging [28]. However, for many edge and mobile applications, limitations on power consumption and computational complexity cannot be overcome </w:t>
      </w:r>
      <w:ins w:id="56" w:author="Paperpal" w:date="2022-01-01T00:30:51Z">
        <w:r>
          <w:t>using</w:t>
        </w:r>
      </w:ins>
      <w:del w:id="57" w:author="Paperpal" w:date="2022-01-01T00:30:51Z">
        <w:r>
          <w:delText>by</w:delText>
        </w:r>
      </w:del>
      <w:r>
        <w:t xml:space="preserve"> existing approaches for irregularly sampled SAR. Although image reconstruction algorithms have been thoroughly investigated in the literature for cooperative synthetic array geometries [1], [3], [9], [16]– [20], [24], [29]</w:t>
      </w:r>
      <w:r>
        <w:t>–[</w:t>
      </w:r>
      <w:r>
        <w:t xml:space="preserve">33], widely applicable efficient near-field imaging algorithms for applications such as freehand smartphone imaging, UAV imaging, and automotive SAR imaging have not been thoroughly addressed in the existing literature. Furthermore, while MIMO arrays, commonly employed in commercially available radar devices, offer spatially efficient small array sizes, </w:t>
      </w:r>
      <w:ins w:id="5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MIMO-SAR operation introduces a handful of complications to the image reconstruction process</w:t>
      </w:r>
      <w:ins w:id="5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and proper handling of the multistatic array is necessary to avoid imaging artifacts [17]. While progress has been made towards projecting MIMO-SAR radar data to virtual </w:t>
      </w:r>
      <w:ins w:id="60" w:author="Paperpal" w:date="2022-01-01T00:30:51Z">
        <w:r>
          <w:t>single-input-single-output</w:t>
        </w:r>
      </w:ins>
      <w:del w:id="61" w:author="Paperpal" w:date="2022-01-01T00:30:51Z">
        <w:r>
          <w:delText>singleinput</w:delText>
        </w:r>
      </w:del>
      <w:del w:id="62" w:author="Paperpal" w:date="2022-01-01T00:30:51Z">
        <w:r>
          <w:delText>-single-output</w:delText>
        </w:r>
      </w:del>
      <w:r>
        <w:t xml:space="preserve"> (SISO) monostatic data [17], [24], the analysis is performed on a coplanar assumption that does not generally hold for irregular scanning geometries.</w:t>
      </w:r>
    </w:p>
    <w:p w:rsidR="00AB14FD" w14:paraId="4961927C" w14:textId="77777777">
      <w:pPr>
        <w:ind w:left="-15" w:firstLine="199"/>
      </w:pPr>
      <w:r>
        <w:t xml:space="preserve">In this </w:t>
      </w:r>
      <w:ins w:id="63" w:author="Paperpal" w:date="2022-01-01T00:30:51Z">
        <w:r>
          <w:t>study</w:t>
        </w:r>
      </w:ins>
      <w:del w:id="64" w:author="Paperpal" w:date="2022-01-01T00:30:51Z">
        <w:r>
          <w:delText>article</w:delText>
        </w:r>
      </w:del>
      <w:r>
        <w:t xml:space="preserve">, we propose a novel image reconstruction technique for efficient near-field imaging with irregular scanning geometries, such as those present in freehand imaging, UAV SAR, or automotive scenarios. We </w:t>
      </w:r>
      <w:ins w:id="65" w:author="Paperpal" w:date="2022-01-01T00:30:51Z">
        <w:r>
          <w:t>examined</w:t>
        </w:r>
      </w:ins>
      <w:del w:id="66" w:author="Paperpal" w:date="2022-01-01T00:30:51Z">
        <w:r>
          <w:delText>examine</w:delText>
        </w:r>
      </w:del>
      <w:r>
        <w:t xml:space="preserve"> the system and signal models for UWB MIMO-SAR and </w:t>
      </w:r>
      <w:ins w:id="67" w:author="Paperpal" w:date="2022-01-01T00:30:51Z">
        <w:r>
          <w:t>developed</w:t>
        </w:r>
      </w:ins>
      <w:del w:id="68" w:author="Paperpal" w:date="2022-01-01T00:30:51Z">
        <w:r>
          <w:delText>develop</w:delText>
        </w:r>
      </w:del>
      <w:r>
        <w:t xml:space="preserve"> a </w:t>
      </w:r>
      <w:ins w:id="69" w:author="Paperpal" w:date="2022-01-01T00:30:51Z">
        <w:r>
          <w:t>multiplanar</w:t>
        </w:r>
      </w:ins>
      <w:del w:id="70" w:author="Paperpal" w:date="2022-01-01T00:30:51Z">
        <w:r>
          <w:delText>multi-planar</w:delText>
        </w:r>
      </w:del>
      <w:r>
        <w:t xml:space="preserve"> multistatic approach to mathematically decompose the irregularly sampled synthetic array such that an equivalent virtual planar monostatic array can be constructed. This technique is the first to extend the range migration algorithm (RMA) such that </w:t>
      </w:r>
      <w:ins w:id="71" w:author="Paperpal" w:date="2022-01-01T00:30:51Z">
        <w:r>
          <w:t>noncooperative</w:t>
        </w:r>
      </w:ins>
      <w:del w:id="72" w:author="Paperpal" w:date="2022-01-01T00:30:51Z">
        <w:r>
          <w:delText>non-cooperative</w:delText>
        </w:r>
      </w:del>
      <w:r>
        <w:t xml:space="preserve"> SAR scanning and multistatic effects are simultaneously mitigated. The analysis in the </w:t>
      </w:r>
      <w:r>
        <w:t xml:space="preserve">subsequent sections provides a novel framework </w:t>
      </w:r>
      <w:ins w:id="73" w:author="Paperpal" w:date="2022-01-01T00:30:51Z">
        <w:r>
          <w:t>for</w:t>
        </w:r>
      </w:ins>
      <w:del w:id="74" w:author="Paperpal" w:date="2022-01-01T00:30:51Z">
        <w:r>
          <w:delText>through</w:delText>
        </w:r>
      </w:del>
      <w:r>
        <w:t xml:space="preserve"> </w:t>
      </w:r>
      <w:del w:id="75" w:author="Paperpal" w:date="2022-01-01T00:30:51Z">
        <w:r>
          <w:delText xml:space="preserve">which </w:delText>
        </w:r>
      </w:del>
      <w:ins w:id="76" w:author="Paperpal" w:date="2022-01-01T00:30:51Z">
        <w:r>
          <w:t>decomposing</w:t>
        </w:r>
      </w:ins>
      <w:del w:id="77" w:author="Paperpal" w:date="2022-01-01T00:30:51Z">
        <w:r>
          <w:delText>to decompose</w:delText>
        </w:r>
      </w:del>
      <w:r>
        <w:t xml:space="preserve"> irregular SAR scenarios and efficiently </w:t>
      </w:r>
      <w:ins w:id="78" w:author="Paperpal" w:date="2022-01-01T00:30:51Z">
        <w:r>
          <w:t>projecting</w:t>
        </w:r>
      </w:ins>
      <w:del w:id="79" w:author="Paperpal" w:date="2022-01-01T00:30:51Z">
        <w:r>
          <w:delText>project</w:delText>
        </w:r>
      </w:del>
      <w:r>
        <w:t xml:space="preserve"> </w:t>
      </w:r>
      <w:del w:id="80" w:author="Paperpal" w:date="2022-01-01T00:30:51Z">
        <w:r>
          <w:delText xml:space="preserve">the </w:delText>
        </w:r>
      </w:del>
      <w:r>
        <w:t xml:space="preserve">irregular MIMO-SAR samples </w:t>
      </w:r>
      <w:ins w:id="81" w:author="Paperpal" w:date="2022-01-01T00:30:51Z">
        <w:r>
          <w:t>into</w:t>
        </w:r>
      </w:ins>
      <w:del w:id="82" w:author="Paperpal" w:date="2022-01-01T00:30:51Z">
        <w:r>
          <w:delText>to</w:delText>
        </w:r>
      </w:del>
      <w:r>
        <w:t xml:space="preserve"> a virtual planar monostatic equivalent. The proposed algorithm </w:t>
      </w:r>
      <w:ins w:id="83" w:author="Paperpal" w:date="2022-01-01T00:30:51Z">
        <w:r>
          <w:t>was</w:t>
        </w:r>
      </w:ins>
      <w:del w:id="84" w:author="Paperpal" w:date="2022-01-01T00:30:51Z">
        <w:r>
          <w:delText>is</w:delText>
        </w:r>
      </w:del>
      <w:r>
        <w:t xml:space="preserve"> validated through simulation and experimentation, demonstrating </w:t>
      </w:r>
      <w:ins w:id="8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its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robustness to arbitrary scanning </w:t>
      </w:r>
      <w:r>
        <w:t>patterns</w:t>
      </w:r>
      <w:r>
        <w:t xml:space="preserve"> and </w:t>
      </w:r>
      <w:del w:id="86" w:author="Paperpal" w:date="2022-01-01T00:30:51Z">
        <w:r>
          <w:delText xml:space="preserve">offering </w:delText>
        </w:r>
      </w:del>
      <w:r>
        <w:t xml:space="preserve">low computational complexity. A thorough study of the relationship between </w:t>
      </w:r>
      <w:ins w:id="87"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array irregularity and image resolution of the proposed algorithm. The proposed technique demonstrates high-fidelity focusing comparable to the traditional planar RMA</w:t>
      </w:r>
      <w:ins w:id="8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even under array perturbation on the order of 10s of wavelengths. Our solution enables </w:t>
      </w:r>
      <w:ins w:id="8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development of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emerging technologies that require non-ideal SAR scanning geometries, MIMO multistatic radar, and efficient image reconstruction.</w:t>
      </w:r>
    </w:p>
    <w:p w:rsidR="00AB14FD" w14:paraId="3F3D8B2B" w14:textId="77777777">
      <w:pPr>
        <w:spacing w:after="152" w:line="259" w:lineRule="auto"/>
        <w:ind w:left="2" w:firstLine="0"/>
        <w:jc w:val="left"/>
      </w:pPr>
      <w:r>
        <w:rPr>
          <w:noProof/>
        </w:rPr>
        <w:drawing>
          <wp:inline distT="0" distB="0" distL="0" distR="0">
            <wp:extent cx="3067559" cy="2796892"/>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588148894" name="Picture 194"/>
                    <pic:cNvPicPr/>
                  </pic:nvPicPr>
                  <pic:blipFill>
                    <a:blip xmlns:r="http://schemas.openxmlformats.org/officeDocument/2006/relationships" r:embed="rId15"/>
                    <a:stretch>
                      <a:fillRect/>
                    </a:stretch>
                  </pic:blipFill>
                  <pic:spPr>
                    <a:xfrm>
                      <a:off x="0" y="0"/>
                      <a:ext cx="3067559" cy="2796892"/>
                    </a:xfrm>
                    <a:prstGeom prst="rect">
                      <a:avLst/>
                    </a:prstGeom>
                  </pic:spPr>
                </pic:pic>
              </a:graphicData>
            </a:graphic>
          </wp:inline>
        </w:drawing>
      </w:r>
    </w:p>
    <w:p w:rsidR="00AB14FD" w14:paraId="3710CE95" w14:textId="77777777">
      <w:pPr>
        <w:spacing w:after="230"/>
        <w:ind w:left="-5"/>
      </w:pPr>
      <w:r>
        <w:t>Figure 1: Geometry of the multi-planar SAR irregular scanning geometry with a multistatic array.</w:t>
      </w:r>
    </w:p>
    <w:p w:rsidR="00AB14FD" w14:paraId="1AD1FB6E" w14:textId="77777777">
      <w:pPr>
        <w:spacing w:after="258"/>
        <w:ind w:left="-15" w:firstLine="199"/>
      </w:pPr>
      <w:r>
        <w:t xml:space="preserve">The remainder of this paper is organized as follows. Section II introduces the system model, including the multiplanar multistatic SAR concept, </w:t>
      </w:r>
      <w:ins w:id="90"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signal model, and a novel compensation technique </w:t>
      </w:r>
      <w:ins w:id="91" w:author="Paperpal" w:date="2022-01-01T00:30:51Z">
        <w:r>
          <w:t>for</w:t>
        </w:r>
      </w:ins>
      <w:del w:id="92" w:author="Paperpal" w:date="2022-01-01T00:30:51Z">
        <w:r>
          <w:delText>to</w:delText>
        </w:r>
      </w:del>
      <w:r>
        <w:t xml:space="preserve"> planar monostatic SAR. In Section III, efficient imaging methods and implementation details are discussed</w:t>
      </w:r>
      <w:del w:id="93" w:author="Paperpal" w:date="2022-01-01T00:30:51Z">
        <w:r>
          <w:delText>,</w:delText>
        </w:r>
      </w:del>
      <w:r>
        <w:t xml:space="preserve"> and an enhanced algorithm is proposed. Section IV details the hardware and software implementation for collecting </w:t>
      </w:r>
      <w:ins w:id="94" w:author="Paperpal" w:date="2022-01-01T00:30:51Z">
        <w:r>
          <w:t>multiplanar</w:t>
        </w:r>
      </w:ins>
      <w:del w:id="95" w:author="Paperpal" w:date="2022-01-01T00:30:51Z">
        <w:r>
          <w:delText>multi-planar</w:delText>
        </w:r>
      </w:del>
      <w:r>
        <w:t xml:space="preserve"> multistatic SAR data. The results </w:t>
      </w:r>
      <w:ins w:id="96" w:author="Paperpal" w:date="2022-01-01T00:30:51Z">
        <w:r>
          <w:t>of</w:t>
        </w:r>
      </w:ins>
      <w:del w:id="97" w:author="Paperpal" w:date="2022-01-01T00:30:51Z">
        <w:r>
          <w:delText>from</w:delText>
        </w:r>
      </w:del>
      <w:r>
        <w:t xml:space="preserve"> the simulation and empirical studies are presented and discussed in Section V, followed by the conclusions.</w:t>
      </w:r>
    </w:p>
    <w:p w:rsidR="00AB14FD" w14:paraId="04A76183" w14:textId="77777777">
      <w:pPr>
        <w:pStyle w:val="Heading1"/>
        <w:spacing w:after="1" w:line="259" w:lineRule="auto"/>
        <w:ind w:left="15" w:hanging="10"/>
      </w:pPr>
      <w:r>
        <w:rPr>
          <w:i w:val="0"/>
          <w:color w:val="006898"/>
        </w:rPr>
        <w:t>II. SYSTEM MODEL</w:t>
      </w:r>
    </w:p>
    <w:p w:rsidR="00AB14FD" w14:paraId="24549B0F" w14:textId="77777777">
      <w:pPr>
        <w:spacing w:after="257"/>
        <w:ind w:left="-5"/>
      </w:pPr>
      <w:r>
        <w:t xml:space="preserve">In this </w:t>
      </w:r>
      <w:ins w:id="98" w:author="Paperpal" w:date="2022-01-01T00:30:51Z">
        <w:r>
          <w:t>study</w:t>
        </w:r>
      </w:ins>
      <w:del w:id="99" w:author="Paperpal" w:date="2022-01-01T00:30:51Z">
        <w:r>
          <w:delText>article</w:delText>
        </w:r>
      </w:del>
      <w:r>
        <w:t xml:space="preserve">, we propose the characterization of irregular or arbitrary three-dimensional (3-D) MIMO-SAR sampling geometry using the multi-planar multistatic scenario shown </w:t>
      </w:r>
      <w:r>
        <w:t xml:space="preserve">in </w:t>
      </w:r>
      <w:r>
        <w:rPr>
          <w:rStyle w:val="CommentReference"/>
        </w:rPr>
        <w:commentReference w:id="100"/>
      </w:r>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Fig. 1, where data are collected along different </w:t>
      </w:r>
      <w:r>
        <w:rPr>
          <w:rFonts w:ascii="Cambria" w:eastAsia="Cambria" w:hAnsi="Cambria" w:cs="Cambria"/>
          <w:i/>
        </w:rPr>
        <w:t>z</w:t>
      </w:r>
      <w:r>
        <w:t>-planes by a MIMO multistatic radar with respect to a stationary 3-D target.</w:t>
      </w:r>
    </w:p>
    <w:p w:rsidR="00AB14FD" w14:paraId="5CCD5854" w14:textId="77777777">
      <w:pPr>
        <w:pStyle w:val="Heading1"/>
        <w:ind w:left="5"/>
      </w:pPr>
      <w:r>
        <w:t>A. MULTI-PLANAR MIMO-SAR CONFIGURATION</w:t>
      </w:r>
    </w:p>
    <w:p w:rsidR="00AB14FD" w14:paraId="4CC26C1A" w14:textId="77777777">
      <w:pPr>
        <w:ind w:left="-5"/>
      </w:pPr>
      <w:r>
        <w:t xml:space="preserve">For many SAR applications mentioned in Section I, as the radar is moved throughout 3-D space, it is generally oriented in the same direction towards some target; however, the samples are taken across several </w:t>
      </w:r>
      <w:r>
        <w:rPr>
          <w:rFonts w:ascii="Cambria" w:eastAsia="Cambria" w:hAnsi="Cambria" w:cs="Cambria"/>
          <w:i/>
        </w:rPr>
        <w:t>z</w:t>
      </w:r>
      <w:r>
        <w:t xml:space="preserve">-planes. As the data are collected </w:t>
      </w:r>
      <w:del w:id="101" w:author="Paperpal" w:date="2022-01-01T00:30:51Z">
        <w:r>
          <w:delText xml:space="preserve">while </w:delText>
        </w:r>
      </w:del>
      <w:r>
        <w:t xml:space="preserve">during an arbitrary SAR scanning path, the resulting synthetic aperture does not conform to </w:t>
      </w:r>
      <w:del w:id="102" w:author="Paperpal" w:date="2022-01-01T00:30:51Z">
        <w:r>
          <w:delText xml:space="preserve">the </w:delText>
        </w:r>
      </w:del>
      <w:r>
        <w:t xml:space="preserve">standard scanning regimes, </w:t>
      </w:r>
      <w:ins w:id="103" w:author="Paperpal" w:date="2022-01-01T00:30:51Z">
        <w:r>
          <w:t>such as</w:t>
        </w:r>
      </w:ins>
      <w:del w:id="104" w:author="Paperpal" w:date="2022-01-01T00:30:51Z">
        <w:r>
          <w:delText>for example,</w:delText>
        </w:r>
      </w:del>
      <w:r>
        <w:t xml:space="preserve"> rectilinear/planar [2], [20], circular [27], [32], or cylindrical [16], [24], [33]. Hence, the image reconstruction process must consider the irregularity of </w:t>
      </w:r>
      <w:del w:id="105" w:author="Paperpal" w:date="2022-01-01T00:30:51Z">
        <w:r>
          <w:delText xml:space="preserve">the </w:delText>
        </w:r>
      </w:del>
      <w:r>
        <w:t xml:space="preserve">spatial sampling, </w:t>
      </w:r>
      <w:ins w:id="106" w:author="Paperpal" w:date="2022-01-01T00:30:51Z">
        <w:r>
          <w:t>the</w:t>
        </w:r>
      </w:ins>
      <w:del w:id="107" w:author="Paperpal" w:date="2022-01-01T00:30:51Z">
        <w:r>
          <w:delText>whose</w:delText>
        </w:r>
      </w:del>
      <w:r>
        <w:t xml:space="preserve"> geometry </w:t>
      </w:r>
      <w:ins w:id="10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of which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is detailed in Fig. 1.</w:t>
      </w:r>
    </w:p>
    <w:p w:rsidR="00AB14FD" w14:paraId="59B9F643" w14:textId="77777777">
      <w:pPr>
        <w:spacing w:after="257"/>
        <w:ind w:left="-15" w:firstLine="199"/>
      </w:pPr>
      <w:r>
        <w:t xml:space="preserve">Compared </w:t>
      </w:r>
      <w:r>
        <w:rPr>
          <w:rStyle w:val="CommentReference"/>
        </w:rPr>
        <w:commentReference w:id="109"/>
      </w:r>
      <w:ins w:id="110" w:author="Paperpal" w:date="2022-01-01T00:30:51Z">
        <w:r>
          <w:t>with</w:t>
        </w:r>
      </w:ins>
      <w:del w:id="111" w:author="Paperpal" w:date="2022-01-01T00:30:51Z">
        <w:r>
          <w:delText>to</w:delText>
        </w:r>
      </w:del>
      <w:r>
        <w:t xml:space="preserve"> planar MIMO-SAR, which requires a multistatic MIMO array to be scanned across a planar track [17], [20], [31], multi-planar MIMO-SAR allows the multistatic array to be scanned across </w:t>
      </w:r>
      <w:ins w:id="11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3-D space. For freehand imaging or automotive SAR, a MIMO array is fixed to </w:t>
      </w:r>
      <w:ins w:id="113" w:author="Paperpal" w:date="2022-01-01T00:30:51Z">
        <w:r>
          <w:t>a</w:t>
        </w:r>
      </w:ins>
      <w:del w:id="114" w:author="Paperpal" w:date="2022-01-01T00:30:51Z">
        <w:r>
          <w:delText>the</w:delText>
        </w:r>
      </w:del>
      <w:r>
        <w:t xml:space="preserve"> smartphone or vehicle, respectively, and is moved throughout space</w:t>
      </w:r>
      <w:ins w:id="11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generating a multi-planar MIMO-SAR irregular aperture. As shown in Fig. 1, </w:t>
      </w:r>
      <w:r>
        <w:rPr>
          <w:rStyle w:val="CommentReference"/>
        </w:rPr>
        <w:commentReference w:id="116"/>
      </w:r>
      <w:ins w:id="117" w:author="Paperpal" w:date="2022-01-01T00:30:51Z">
        <w:r>
          <w:t>because</w:t>
        </w:r>
      </w:ins>
      <w:del w:id="118" w:author="Paperpal" w:date="2022-01-01T00:30:51Z">
        <w:r>
          <w:delText>as</w:delText>
        </w:r>
      </w:del>
      <w:r>
        <w:t xml:space="preserve"> the multistatic array is scanned in an irregular pattern spanning multiple </w:t>
      </w:r>
      <w:r>
        <w:rPr>
          <w:rFonts w:ascii="Cambria" w:eastAsia="Cambria" w:hAnsi="Cambria" w:cs="Cambria"/>
          <w:i/>
        </w:rPr>
        <w:t>z</w:t>
      </w:r>
      <w:r>
        <w:t>-planes, the locations of the transmit (Tx) and receive (Rx) elements are spatially translated by the movement of the MIMO array. The analyses in the subsequent sections present an efficient solution to irregular MIMO-SAR imaging</w:t>
      </w:r>
      <w:ins w:id="11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such that the position of the radar is known throughout the scan and the planar array assumption does not hold. This scenario is common for many of the </w:t>
      </w:r>
      <w:r>
        <w:t>aforementioned applications</w:t>
      </w:r>
      <w:del w:id="120" w:author="Paperpal" w:date="2022-01-01T00:30:51Z">
        <w:r>
          <w:delText>,</w:delText>
        </w:r>
      </w:del>
      <w:r>
        <w:t xml:space="preserve"> </w:t>
      </w:r>
      <w:ins w:id="121" w:author="Paperpal" w:date="2022-01-01T00:30:51Z">
        <w:r>
          <w:t>and</w:t>
        </w:r>
      </w:ins>
      <w:del w:id="122" w:author="Paperpal" w:date="2022-01-01T00:30:51Z">
        <w:r>
          <w:delText>which</w:delText>
        </w:r>
      </w:del>
      <w:r>
        <w:t xml:space="preserve"> </w:t>
      </w:r>
      <w:ins w:id="123" w:author="Paperpal" w:date="2022-01-01T00:30:51Z">
        <w:r>
          <w:t>necessitates</w:t>
        </w:r>
      </w:ins>
      <w:del w:id="124" w:author="Paperpal" w:date="2022-01-01T00:30:51Z">
        <w:r>
          <w:delText>necessitate</w:delText>
        </w:r>
      </w:del>
      <w:r>
        <w:t xml:space="preserve"> both irregular scanning geometries and efficient image recovery.</w:t>
      </w:r>
    </w:p>
    <w:p w:rsidR="00AB14FD" w14:paraId="4E2959DB" w14:textId="77777777">
      <w:pPr>
        <w:pStyle w:val="Heading1"/>
        <w:ind w:left="5"/>
      </w:pPr>
      <w:r>
        <w:t>B. THE 3-D MULTI-PLANAR VIRTUAL ARRAY RESPONSE IN NEAR-FIELD IMAGING</w:t>
      </w:r>
    </w:p>
    <w:p w:rsidR="00AB14FD" w14:paraId="23690785" w14:textId="77777777">
      <w:pPr>
        <w:ind w:left="-5"/>
      </w:pPr>
      <w:r>
        <w:t xml:space="preserve">By the analysis of [17], [24], [34] for the 2-D case, a multistatic MIMO array can be approximated by a monostatic virtual element located at the midpoint of the Tx and Rx elements under the far-field assumption for a small fraction </w:t>
      </w:r>
      <w:r>
        <w:rPr>
          <w:rFonts w:ascii="Cambria" w:eastAsia="Cambria" w:hAnsi="Cambria" w:cs="Cambria"/>
          <w:i/>
        </w:rPr>
        <w:t xml:space="preserve">ϵ </w:t>
      </w:r>
      <w:r>
        <w:t>as</w:t>
      </w:r>
    </w:p>
    <w:p w:rsidR="00AB14FD" w14:paraId="0F522E72" w14:textId="77777777">
      <w:pPr>
        <w:tabs>
          <w:tab w:val="center" w:pos="1472"/>
          <w:tab w:val="center" w:pos="2954"/>
          <w:tab w:val="right" w:pos="4835"/>
        </w:tabs>
        <w:spacing w:before="8" w:after="0" w:line="259" w:lineRule="auto"/>
        <w:ind w:left="0" w:right="-15"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column">
                  <wp:posOffset>940500</wp:posOffset>
                </wp:positionH>
                <wp:positionV relativeFrom="paragraph">
                  <wp:posOffset>-42055</wp:posOffset>
                </wp:positionV>
                <wp:extent cx="1280820" cy="37058"/>
                <wp:effectExtent l="0" t="0" r="0" b="0"/>
                <wp:wrapSquare wrapText="bothSides"/>
                <wp:docPr id="32789" name="Group 32789"/>
                <wp:cNvGraphicFramePr/>
                <a:graphic xmlns:a="http://schemas.openxmlformats.org/drawingml/2006/main">
                  <a:graphicData uri="http://schemas.microsoft.com/office/word/2010/wordprocessingGroup">
                    <wpg:wgp xmlns:wpg="http://schemas.microsoft.com/office/word/2010/wordprocessingGroup">
                      <wpg:cNvGrpSpPr/>
                      <wpg:grpSpPr>
                        <a:xfrm>
                          <a:off x="0" y="0"/>
                          <a:ext cx="1280820" cy="37058"/>
                          <a:chOff x="0" y="0"/>
                          <a:chExt cx="1280820" cy="37058"/>
                        </a:xfrm>
                      </wpg:grpSpPr>
                      <wps:wsp xmlns:wps="http://schemas.microsoft.com/office/word/2010/wordprocessingShape">
                        <wps:cNvPr id="317" name="Shape 317"/>
                        <wps:cNvSpPr/>
                        <wps:spPr>
                          <a:xfrm>
                            <a:off x="0" y="0"/>
                            <a:ext cx="721208" cy="0"/>
                          </a:xfrm>
                          <a:custGeom>
                            <a:avLst/>
                            <a:gdLst/>
                            <a:rect l="0" t="0" r="0" b="0"/>
                            <a:pathLst>
                              <a:path fill="norm" w="721208" stroke="1">
                                <a:moveTo>
                                  <a:pt x="0" y="0"/>
                                </a:moveTo>
                                <a:lnTo>
                                  <a:pt x="721208" y="0"/>
                                </a:lnTo>
                              </a:path>
                            </a:pathLst>
                          </a:custGeom>
                          <a:ln w="5055">
                            <a:miter lim="127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332" name="Shape 332"/>
                        <wps:cNvSpPr/>
                        <wps:spPr>
                          <a:xfrm>
                            <a:off x="995350" y="37058"/>
                            <a:ext cx="285471" cy="0"/>
                          </a:xfrm>
                          <a:custGeom>
                            <a:avLst/>
                            <a:gdLst/>
                            <a:rect l="0" t="0" r="0" b="0"/>
                            <a:pathLst>
                              <a:path fill="norm" w="285471" stroke="1">
                                <a:moveTo>
                                  <a:pt x="0" y="0"/>
                                </a:moveTo>
                                <a:lnTo>
                                  <a:pt x="285471" y="0"/>
                                </a:lnTo>
                              </a:path>
                            </a:pathLst>
                          </a:custGeom>
                          <a:ln w="5055">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25" style="width:100.85pt;height:2.92pt;margin-top:-3.31pt;margin-left:74.06pt;position:absolute;z-index:251658240" coordsize="12808,370">
                <v:shape id="_x0000_s1026" style="width:7212;height:0;position:absolute" coordsize="721208,0" path="m,l721208,e" filled="f" fillcolor="black" stroked="t" strokecolor="black">
                  <v:fill opacity="0"/>
                  <v:stroke joinstyle="miter" endcap="flat"/>
                </v:shape>
                <v:shape id="_x0000_s1027" style="width:2854;height:0;left:9953;position:absolute;top:370" coordsize="285471,0" path="m,l285471,e" filled="f" fillcolor="black" stroked="t" strokecolor="black">
                  <v:fill opacity="0"/>
                  <v:stroke joinstyle="miter" endcap="flat"/>
                </v:shape>
                <w10:wrap type="square"/>
              </v:group>
            </w:pict>
          </mc:Fallback>
        </mc:AlternateContent>
      </w:r>
      <w:r>
        <w:rPr>
          <w:sz w:val="22"/>
        </w:rPr>
        <w:tab/>
      </w:r>
      <w:r>
        <w:rPr>
          <w:rFonts w:ascii="Cambria" w:eastAsia="Cambria" w:hAnsi="Cambria" w:cs="Cambria"/>
          <w:sz w:val="31"/>
          <w:vertAlign w:val="superscript"/>
        </w:rPr>
        <w:t>q</w:t>
      </w:r>
      <w:r>
        <w:rPr>
          <w:rFonts w:ascii="Cambria" w:eastAsia="Cambria" w:hAnsi="Cambria" w:cs="Cambria"/>
        </w:rPr>
        <w:t>(</w:t>
      </w:r>
      <w:r>
        <w:rPr>
          <w:rFonts w:ascii="Cambria" w:eastAsia="Cambria" w:hAnsi="Cambria" w:cs="Cambria"/>
          <w:i/>
        </w:rPr>
        <w:t>d</w:t>
      </w:r>
      <w:r>
        <w:rPr>
          <w:rFonts w:ascii="Cambria" w:eastAsia="Cambria" w:hAnsi="Cambria" w:cs="Cambria"/>
          <w:i/>
        </w:rPr>
        <w:tab/>
      </w:r>
      <w:r>
        <w:rPr>
          <w:rFonts w:ascii="Cambria" w:eastAsia="Cambria" w:hAnsi="Cambria" w:cs="Cambria"/>
          <w:i/>
          <w:vertAlign w:val="superscript"/>
        </w:rPr>
        <w:t xml:space="preserve">y </w:t>
      </w:r>
      <w:r>
        <w:rPr>
          <w:rFonts w:ascii="Cambria" w:eastAsia="Cambria" w:hAnsi="Cambria" w:cs="Cambria"/>
          <w:vertAlign w:val="superscript"/>
        </w:rPr>
        <w:t xml:space="preserve">2 </w:t>
      </w:r>
      <w:r>
        <w:rPr>
          <w:rFonts w:ascii="Cambria" w:eastAsia="Cambria" w:hAnsi="Cambria" w:cs="Cambria"/>
        </w:rPr>
        <w:t>≤ √4</w:t>
      </w:r>
      <w:r>
        <w:rPr>
          <w:rFonts w:ascii="Cambria" w:eastAsia="Cambria" w:hAnsi="Cambria" w:cs="Cambria"/>
          <w:i/>
        </w:rPr>
        <w:t>ϵλR,</w:t>
      </w:r>
      <w:r>
        <w:rPr>
          <w:rFonts w:ascii="Cambria" w:eastAsia="Cambria" w:hAnsi="Cambria" w:cs="Cambria"/>
          <w:i/>
        </w:rPr>
        <w:tab/>
      </w:r>
      <w:r>
        <w:t>(1)</w:t>
      </w:r>
    </w:p>
    <w:p w:rsidR="00AB14FD" w14:paraId="5ECC7692" w14:textId="77777777">
      <w:pPr>
        <w:spacing w:after="254" w:line="216" w:lineRule="auto"/>
        <w:ind w:left="1662" w:right="2241" w:firstLine="0"/>
        <w:jc w:val="left"/>
      </w:pPr>
      <w:r>
        <w:rPr>
          <w:rFonts w:ascii="Cambria" w:eastAsia="Cambria" w:hAnsi="Cambria" w:cs="Cambria"/>
          <w:i/>
          <w:vertAlign w:val="superscript"/>
        </w:rPr>
        <w:t>x</w:t>
      </w:r>
      <w:r>
        <w:rPr>
          <w:rFonts w:ascii="Cambria" w:eastAsia="Cambria" w:hAnsi="Cambria" w:cs="Cambria"/>
        </w:rPr>
        <w:t>)</w:t>
      </w:r>
      <w:r>
        <w:rPr>
          <w:rFonts w:ascii="Cambria" w:eastAsia="Cambria" w:hAnsi="Cambria" w:cs="Cambria"/>
          <w:vertAlign w:val="superscript"/>
        </w:rPr>
        <w:t xml:space="preserve">2 </w:t>
      </w:r>
      <w:r>
        <w:rPr>
          <w:rFonts w:ascii="Cambria" w:eastAsia="Cambria" w:hAnsi="Cambria" w:cs="Cambria"/>
        </w:rPr>
        <w:t>+ (</w:t>
      </w:r>
      <w:r>
        <w:rPr>
          <w:rFonts w:ascii="Cambria" w:eastAsia="Cambria" w:hAnsi="Cambria" w:cs="Cambria"/>
          <w:i/>
        </w:rPr>
        <w:t>d</w:t>
      </w:r>
      <w:r>
        <w:rPr>
          <w:rFonts w:ascii="Cambria" w:eastAsia="Cambria" w:hAnsi="Cambria" w:cs="Cambria"/>
          <w:i/>
          <w:vertAlign w:val="subscript"/>
        </w:rPr>
        <w:t>ℓ</w:t>
      </w:r>
      <w:r>
        <w:rPr>
          <w:rFonts w:ascii="Cambria" w:eastAsia="Cambria" w:hAnsi="Cambria" w:cs="Cambria"/>
        </w:rPr>
        <w:t xml:space="preserve">) </w:t>
      </w:r>
      <w:r>
        <w:rPr>
          <w:rFonts w:ascii="Cambria" w:eastAsia="Cambria" w:hAnsi="Cambria" w:cs="Cambria"/>
          <w:i/>
          <w:vertAlign w:val="subscript"/>
        </w:rPr>
        <w:t>ℓ</w:t>
      </w:r>
    </w:p>
    <w:p w:rsidR="00AB14FD" w14:paraId="64EDB0DA" w14:textId="77777777">
      <w:pPr>
        <w:ind w:left="-5"/>
      </w:pPr>
      <w:r>
        <w:t xml:space="preserve">where </w:t>
      </w:r>
      <w:r>
        <w:rPr>
          <w:rFonts w:ascii="Cambria" w:eastAsia="Cambria" w:hAnsi="Cambria" w:cs="Cambria"/>
          <w:i/>
        </w:rPr>
        <w:t>d</w:t>
      </w:r>
      <w:r>
        <w:rPr>
          <w:rFonts w:ascii="Cambria" w:eastAsia="Cambria" w:hAnsi="Cambria" w:cs="Cambria"/>
          <w:i/>
          <w:vertAlign w:val="superscript"/>
        </w:rPr>
        <w:t>x</w:t>
      </w:r>
      <w:r>
        <w:rPr>
          <w:rFonts w:ascii="Cambria" w:eastAsia="Cambria" w:hAnsi="Cambria" w:cs="Cambria"/>
          <w:i/>
          <w:vertAlign w:val="subscript"/>
        </w:rPr>
        <w:t xml:space="preserve">ℓ </w:t>
      </w:r>
      <w:r>
        <w:t>,</w:t>
      </w:r>
      <w:r>
        <w:t xml:space="preserve"> </w:t>
      </w:r>
      <w:r>
        <w:rPr>
          <w:rFonts w:ascii="Cambria" w:eastAsia="Cambria" w:hAnsi="Cambria" w:cs="Cambria"/>
          <w:i/>
        </w:rPr>
        <w:t>d</w:t>
      </w:r>
      <w:r>
        <w:rPr>
          <w:rFonts w:ascii="Cambria" w:eastAsia="Cambria" w:hAnsi="Cambria" w:cs="Cambria"/>
          <w:i/>
          <w:vertAlign w:val="superscript"/>
        </w:rPr>
        <w:t>y</w:t>
      </w:r>
      <w:r>
        <w:rPr>
          <w:rFonts w:ascii="Cambria" w:eastAsia="Cambria" w:hAnsi="Cambria" w:cs="Cambria"/>
          <w:i/>
          <w:vertAlign w:val="subscript"/>
        </w:rPr>
        <w:t xml:space="preserve">ℓ </w:t>
      </w:r>
      <w:r>
        <w:t xml:space="preserve">are the distances between the Tx and Rx elements along the </w:t>
      </w:r>
      <w:r>
        <w:rPr>
          <w:rFonts w:ascii="Cambria" w:eastAsia="Cambria" w:hAnsi="Cambria" w:cs="Cambria"/>
          <w:i/>
        </w:rPr>
        <w:t>x</w:t>
      </w:r>
      <w:r>
        <w:t xml:space="preserve">- and </w:t>
      </w:r>
      <w:r>
        <w:rPr>
          <w:rFonts w:ascii="Cambria" w:eastAsia="Cambria" w:hAnsi="Cambria" w:cs="Cambria"/>
          <w:i/>
        </w:rPr>
        <w:t>y</w:t>
      </w:r>
      <w:r>
        <w:t xml:space="preserve">-directions, respectively, as shown in Fig. 2, </w:t>
      </w:r>
      <w:r>
        <w:rPr>
          <w:rFonts w:ascii="Cambria" w:eastAsia="Cambria" w:hAnsi="Cambria" w:cs="Cambria"/>
          <w:i/>
        </w:rPr>
        <w:t xml:space="preserve">λ </w:t>
      </w:r>
      <w:r>
        <w:t xml:space="preserve">is the wavelength of the carrier frequency, and </w:t>
      </w:r>
      <w:r>
        <w:rPr>
          <w:rFonts w:ascii="Cambria" w:eastAsia="Cambria" w:hAnsi="Cambria" w:cs="Cambria"/>
          <w:i/>
        </w:rPr>
        <w:t xml:space="preserve">R </w:t>
      </w:r>
      <w:r>
        <w:t>is the distance from the midpoint of the antenna elements to a reference point in the scene.</w:t>
      </w:r>
    </w:p>
    <w:p w:rsidR="00AB14FD" w14:paraId="0DA69807" w14:textId="77777777">
      <w:pPr>
        <w:ind w:left="-15" w:firstLine="199"/>
      </w:pPr>
      <w:r>
        <w:t xml:space="preserve">However, under the </w:t>
      </w:r>
      <w:ins w:id="125" w:author="Paperpal" w:date="2022-01-01T00:30:51Z">
        <w:r>
          <w:t>multiplanar</w:t>
        </w:r>
      </w:ins>
      <w:del w:id="126" w:author="Paperpal" w:date="2022-01-01T00:30:51Z">
        <w:r>
          <w:delText>multi-planar</w:delText>
        </w:r>
      </w:del>
      <w:r>
        <w:t xml:space="preserve"> multistatic framework, it is desirable to approximate each Tx/Rx pair </w:t>
      </w:r>
      <w:ins w:id="127" w:author="Paperpal" w:date="2022-01-01T00:30:51Z">
        <w:r>
          <w:t>using</w:t>
        </w:r>
      </w:ins>
      <w:del w:id="128" w:author="Paperpal" w:date="2022-01-01T00:30:51Z">
        <w:r>
          <w:delText>by</w:delText>
        </w:r>
      </w:del>
      <w:r>
        <w:t xml:space="preserve"> its virtual </w:t>
      </w:r>
      <w:r>
        <w:t xml:space="preserve">element located on a </w:t>
      </w:r>
      <w:r>
        <w:rPr>
          <w:rFonts w:ascii="Cambria" w:eastAsia="Cambria" w:hAnsi="Cambria" w:cs="Cambria"/>
          <w:i/>
        </w:rPr>
        <w:t>Z</w:t>
      </w:r>
      <w:r>
        <w:rPr>
          <w:rFonts w:ascii="Cambria" w:eastAsia="Cambria" w:hAnsi="Cambria" w:cs="Cambria"/>
          <w:vertAlign w:val="subscript"/>
        </w:rPr>
        <w:t xml:space="preserve">0 </w:t>
      </w:r>
      <w:r>
        <w:t xml:space="preserve">plane in the </w:t>
      </w:r>
      <w:ins w:id="129" w:author="Paperpal" w:date="2022-01-01T00:30:51Z">
        <w:r>
          <w:t>near field</w:t>
        </w:r>
      </w:ins>
      <w:del w:id="130" w:author="Paperpal" w:date="2022-01-01T00:30:51Z">
        <w:r>
          <w:delText>near-field</w:delText>
        </w:r>
      </w:del>
      <w:r>
        <w:t xml:space="preserve">. </w:t>
      </w:r>
      <w:ins w:id="131" w:author="Paperpal" w:date="2022-01-01T00:30:51Z">
        <w:r>
          <w:t>Thus</w:t>
        </w:r>
      </w:ins>
      <w:del w:id="132" w:author="Paperpal" w:date="2022-01-01T00:30:51Z">
        <w:r>
          <w:delText>In this way</w:delText>
        </w:r>
      </w:del>
      <w:r>
        <w:t xml:space="preserve">, </w:t>
      </w:r>
      <w:ins w:id="133" w:author="Paperpal" w:date="2022-01-01T00:30:51Z">
        <w:r>
          <w:t>multiplanar</w:t>
        </w:r>
      </w:ins>
      <w:del w:id="134" w:author="Paperpal" w:date="2022-01-01T00:30:51Z">
        <w:r>
          <w:delText>multi-planar</w:delText>
        </w:r>
      </w:del>
      <w:r>
        <w:t xml:space="preserve"> data can be projected onto a virtual planar array to ease the subsequent image reconstruction process. As shown in Fig. 2, the </w:t>
      </w:r>
      <w:r>
        <w:rPr>
          <w:rFonts w:ascii="Cambria" w:eastAsia="Cambria" w:hAnsi="Cambria" w:cs="Cambria"/>
          <w:i/>
        </w:rPr>
        <w:t>ℓ</w:t>
      </w:r>
      <w:r>
        <w:t>-</w:t>
      </w:r>
      <w:r>
        <w:t>th</w:t>
      </w:r>
      <w:r>
        <w:t xml:space="preserve"> Tx/Rx pair located on the </w:t>
      </w:r>
      <w:r>
        <w:rPr>
          <w:rFonts w:ascii="Cambria" w:eastAsia="Cambria" w:hAnsi="Cambria" w:cs="Cambria"/>
          <w:i/>
        </w:rPr>
        <w:t>z</w:t>
      </w:r>
      <w:r>
        <w:rPr>
          <w:rFonts w:ascii="Cambria" w:eastAsia="Cambria" w:hAnsi="Cambria" w:cs="Cambria"/>
          <w:i/>
          <w:vertAlign w:val="subscript"/>
        </w:rPr>
        <w:t xml:space="preserve">ℓ </w:t>
      </w:r>
      <w:r>
        <w:t xml:space="preserve">plane can be approximated by the element located at the midpoint between the Tx and Rx elements </w:t>
      </w:r>
      <w:ins w:id="135" w:author="Paperpal" w:date="2022-01-01T00:30:51Z">
        <w:r>
          <w:t>migrating</w:t>
        </w:r>
      </w:ins>
      <w:del w:id="136" w:author="Paperpal" w:date="2022-01-01T00:30:51Z">
        <w:r>
          <w:delText>migrated</w:delText>
        </w:r>
      </w:del>
      <w:r>
        <w:t xml:space="preserve"> to the </w:t>
      </w:r>
      <w:r>
        <w:rPr>
          <w:rFonts w:ascii="Cambria" w:eastAsia="Cambria" w:hAnsi="Cambria" w:cs="Cambria"/>
          <w:i/>
        </w:rPr>
        <w:t>Z</w:t>
      </w:r>
      <w:r>
        <w:rPr>
          <w:rFonts w:ascii="Cambria" w:eastAsia="Cambria" w:hAnsi="Cambria" w:cs="Cambria"/>
          <w:vertAlign w:val="subscript"/>
        </w:rPr>
        <w:t xml:space="preserve">0 </w:t>
      </w:r>
      <w:r>
        <w:t>plane.</w:t>
      </w:r>
    </w:p>
    <w:p w:rsidR="00AB14FD" w14:paraId="4B230F8C" w14:textId="77777777">
      <w:pPr>
        <w:ind w:left="-15" w:firstLine="199"/>
      </w:pPr>
      <w:r>
        <w:t xml:space="preserve">For near-field SAR, the assumption in (1) is </w:t>
      </w:r>
      <w:del w:id="137" w:author="Paperpal" w:date="2022-01-01T00:30:51Z">
        <w:r>
          <w:delText xml:space="preserve">not </w:delText>
        </w:r>
      </w:del>
      <w:ins w:id="138" w:author="Paperpal" w:date="2022-01-01T00:30:51Z">
        <w:r>
          <w:t>invalid</w:t>
        </w:r>
      </w:ins>
      <w:del w:id="139" w:author="Paperpal" w:date="2022-01-01T00:30:51Z">
        <w:r>
          <w:delText>valid</w:delText>
        </w:r>
      </w:del>
      <w:r>
        <w:t xml:space="preserve">, and the approximation must be handled more delicately. Hence, we </w:t>
      </w:r>
      <w:ins w:id="140" w:author="Paperpal" w:date="2022-01-01T00:30:51Z">
        <w:r>
          <w:t>derived</w:t>
        </w:r>
      </w:ins>
      <w:del w:id="141" w:author="Paperpal" w:date="2022-01-01T00:30:51Z">
        <w:r>
          <w:delText>derive</w:delText>
        </w:r>
      </w:del>
      <w:r>
        <w:t xml:space="preserve"> an efficient compensation algorithm to approximate the multistatic </w:t>
      </w:r>
      <w:ins w:id="142" w:author="Paperpal" w:date="2022-01-01T00:30:51Z">
        <w:r>
          <w:t>multiplanar</w:t>
        </w:r>
      </w:ins>
      <w:del w:id="143" w:author="Paperpal" w:date="2022-01-01T00:30:51Z">
        <w:r>
          <w:delText>multi-planar</w:delText>
        </w:r>
      </w:del>
      <w:r>
        <w:t xml:space="preserve"> array as a monostatic planar array for near-field imaging scenarios.</w:t>
      </w:r>
    </w:p>
    <w:p w:rsidR="00AB14FD" w14:paraId="1B1840E2" w14:textId="77777777">
      <w:pPr>
        <w:spacing w:after="152" w:line="259" w:lineRule="auto"/>
        <w:ind w:left="2" w:firstLine="0"/>
        <w:jc w:val="left"/>
      </w:pPr>
      <w:r>
        <w:rPr>
          <w:noProof/>
        </w:rPr>
        <w:drawing>
          <wp:inline distT="0" distB="0" distL="0" distR="0">
            <wp:extent cx="3067640" cy="2665544"/>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587221291" name="Picture 381"/>
                    <pic:cNvPicPr/>
                  </pic:nvPicPr>
                  <pic:blipFill>
                    <a:blip xmlns:r="http://schemas.openxmlformats.org/officeDocument/2006/relationships" r:embed="rId16"/>
                    <a:stretch>
                      <a:fillRect/>
                    </a:stretch>
                  </pic:blipFill>
                  <pic:spPr>
                    <a:xfrm>
                      <a:off x="0" y="0"/>
                      <a:ext cx="3067640" cy="2665544"/>
                    </a:xfrm>
                    <a:prstGeom prst="rect">
                      <a:avLst/>
                    </a:prstGeom>
                  </pic:spPr>
                </pic:pic>
              </a:graphicData>
            </a:graphic>
          </wp:inline>
        </w:drawing>
      </w:r>
    </w:p>
    <w:p w:rsidR="00AB14FD" w14:paraId="0C7DDB79" w14:textId="77777777">
      <w:pPr>
        <w:spacing w:after="250"/>
        <w:ind w:left="-5"/>
      </w:pPr>
      <w:r>
        <w:t>Figure 2: Relationship between the multi-planar multistatic elements and virtual planar monostatic elements.</w:t>
      </w:r>
    </w:p>
    <w:p w:rsidR="00AB14FD" w14:paraId="53595B5E" w14:textId="77777777">
      <w:pPr>
        <w:ind w:left="-15" w:firstLine="199"/>
      </w:pPr>
      <w:r>
        <w:t xml:space="preserve">The transmitter (Tx) and receiver (Rx) of the </w:t>
      </w:r>
      <w:r>
        <w:rPr>
          <w:rFonts w:ascii="Cambria" w:eastAsia="Cambria" w:hAnsi="Cambria" w:cs="Cambria"/>
          <w:i/>
        </w:rPr>
        <w:t>ℓ</w:t>
      </w:r>
      <w:r>
        <w:t>-</w:t>
      </w:r>
      <w:r>
        <w:t>th</w:t>
      </w:r>
      <w:r>
        <w:t xml:space="preserve"> multistatic MIMO array are located at </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T</w:t>
      </w:r>
      <w:r>
        <w:rPr>
          <w:rFonts w:ascii="Cambria" w:eastAsia="Cambria" w:hAnsi="Cambria" w:cs="Cambria"/>
          <w:i/>
        </w:rPr>
        <w:t>,y</w:t>
      </w:r>
      <w:r>
        <w:rPr>
          <w:rFonts w:ascii="Cambria" w:eastAsia="Cambria" w:hAnsi="Cambria" w:cs="Cambria"/>
          <w:i/>
          <w:vertAlign w:val="subscript"/>
        </w:rPr>
        <w:t>T</w:t>
      </w:r>
      <w:r>
        <w:rPr>
          <w:rFonts w:ascii="Cambria" w:eastAsia="Cambria" w:hAnsi="Cambria" w:cs="Cambria"/>
          <w:i/>
        </w:rPr>
        <w:t>,z</w:t>
      </w:r>
      <w:r>
        <w:rPr>
          <w:rFonts w:ascii="Cambria" w:eastAsia="Cambria" w:hAnsi="Cambria" w:cs="Cambria"/>
          <w:i/>
          <w:vertAlign w:val="subscript"/>
        </w:rPr>
        <w:t>ℓ</w:t>
      </w:r>
      <w:r>
        <w:rPr>
          <w:rFonts w:ascii="Cambria" w:eastAsia="Cambria" w:hAnsi="Cambria" w:cs="Cambria"/>
        </w:rPr>
        <w:t xml:space="preserve">) </w:t>
      </w:r>
      <w:r>
        <w:t xml:space="preserve">and </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R</w:t>
      </w:r>
      <w:r>
        <w:rPr>
          <w:rFonts w:ascii="Cambria" w:eastAsia="Cambria" w:hAnsi="Cambria" w:cs="Cambria"/>
          <w:i/>
        </w:rPr>
        <w:t>,y</w:t>
      </w:r>
      <w:r>
        <w:rPr>
          <w:rFonts w:ascii="Cambria" w:eastAsia="Cambria" w:hAnsi="Cambria" w:cs="Cambria"/>
          <w:i/>
          <w:vertAlign w:val="subscript"/>
        </w:rPr>
        <w:t>R</w:t>
      </w:r>
      <w:r>
        <w:rPr>
          <w:rFonts w:ascii="Cambria" w:eastAsia="Cambria" w:hAnsi="Cambria" w:cs="Cambria"/>
          <w:i/>
        </w:rPr>
        <w:t>,z</w:t>
      </w:r>
      <w:r>
        <w:rPr>
          <w:rFonts w:ascii="Cambria" w:eastAsia="Cambria" w:hAnsi="Cambria" w:cs="Cambria"/>
          <w:i/>
          <w:vertAlign w:val="subscript"/>
        </w:rPr>
        <w:t>ℓ</w:t>
      </w:r>
      <w:r>
        <w:rPr>
          <w:rFonts w:ascii="Cambria" w:eastAsia="Cambria" w:hAnsi="Cambria" w:cs="Cambria"/>
        </w:rPr>
        <w:t>)</w:t>
      </w:r>
      <w:r>
        <w:t xml:space="preserve">, respectively, and the target scene is assumed to be a distributed target whose coordinates are given by </w:t>
      </w:r>
      <w:r>
        <w:rPr>
          <w:rFonts w:ascii="Cambria" w:eastAsia="Cambria" w:hAnsi="Cambria" w:cs="Cambria"/>
        </w:rPr>
        <w:t>(</w:t>
      </w:r>
      <w:r>
        <w:rPr>
          <w:rFonts w:ascii="Cambria" w:eastAsia="Cambria" w:hAnsi="Cambria" w:cs="Cambria"/>
          <w:i/>
        </w:rPr>
        <w:t>x,y,z</w:t>
      </w:r>
      <w:r>
        <w:rPr>
          <w:rFonts w:ascii="Cambria" w:eastAsia="Cambria" w:hAnsi="Cambria" w:cs="Cambria"/>
        </w:rPr>
        <w:t>)</w:t>
      </w:r>
      <w:r>
        <w:t xml:space="preserve">. In this study, orthogonality is leveraged across time by operating </w:t>
      </w:r>
      <w:ins w:id="144" w:author="Paperpal" w:date="2022-01-01T00:30:51Z">
        <w:r>
          <w:t>a</w:t>
        </w:r>
      </w:ins>
      <w:del w:id="145" w:author="Paperpal" w:date="2022-01-01T00:30:51Z">
        <w:r>
          <w:delText>the</w:delText>
        </w:r>
      </w:del>
      <w:r>
        <w:t xml:space="preserve"> MIMO radar using the </w:t>
      </w:r>
      <w:ins w:id="146" w:author="Paperpal" w:date="2022-01-01T00:30:51Z">
        <w:r>
          <w:t>time-division multiplexing</w:t>
        </w:r>
      </w:ins>
      <w:del w:id="147" w:author="Paperpal" w:date="2022-01-01T00:30:51Z">
        <w:r>
          <w:delText>time-</w:delText>
        </w:r>
      </w:del>
      <w:del w:id="148" w:author="Paperpal" w:date="2022-01-01T00:30:51Z">
        <w:r>
          <w:delText>divisionmultiplexing</w:delText>
        </w:r>
      </w:del>
      <w:r>
        <w:t xml:space="preserve"> (TDM) MIMO technique such that each Tx/Rx pair is activated sequentially. The round-trip distance between the </w:t>
      </w:r>
      <w:r>
        <w:rPr>
          <w:rFonts w:ascii="Cambria" w:eastAsia="Cambria" w:hAnsi="Cambria" w:cs="Cambria"/>
          <w:i/>
        </w:rPr>
        <w:t>ℓ</w:t>
      </w:r>
      <w:r>
        <w:t>-</w:t>
      </w:r>
      <w:r>
        <w:t>th</w:t>
      </w:r>
      <w:r>
        <w:t xml:space="preserve"> Tx/Rx pair and the point scatter located at </w:t>
      </w:r>
      <w:r>
        <w:rPr>
          <w:rFonts w:ascii="Cambria" w:eastAsia="Cambria" w:hAnsi="Cambria" w:cs="Cambria"/>
        </w:rPr>
        <w:t>(</w:t>
      </w:r>
      <w:r>
        <w:rPr>
          <w:rFonts w:ascii="Cambria" w:eastAsia="Cambria" w:hAnsi="Cambria" w:cs="Cambria"/>
          <w:i/>
        </w:rPr>
        <w:t>x,y</w:t>
      </w:r>
      <w:r>
        <w:rPr>
          <w:rFonts w:ascii="Cambria" w:eastAsia="Cambria" w:hAnsi="Cambria" w:cs="Cambria"/>
          <w:i/>
        </w:rPr>
        <w:t>,z</w:t>
      </w:r>
      <w:r>
        <w:rPr>
          <w:rFonts w:ascii="Cambria" w:eastAsia="Cambria" w:hAnsi="Cambria" w:cs="Cambria"/>
        </w:rPr>
        <w:t xml:space="preserve">) </w:t>
      </w:r>
      <w:r>
        <w:t>can be written as</w:t>
      </w:r>
    </w:p>
    <w:p w:rsidR="00AB14FD" w14:paraId="2612F7A5" w14:textId="77777777">
      <w:pPr>
        <w:spacing w:after="125" w:line="259" w:lineRule="auto"/>
        <w:ind w:left="287" w:firstLine="0"/>
        <w:jc w:val="left"/>
      </w:pPr>
      <w:r>
        <w:rPr>
          <w:noProof/>
        </w:rPr>
        <w:drawing>
          <wp:inline distT="0" distB="0" distL="0" distR="0">
            <wp:extent cx="2859024" cy="637032"/>
            <wp:effectExtent l="0" t="0" r="0" b="0"/>
            <wp:docPr id="37448" name="Picture 37448"/>
            <wp:cNvGraphicFramePr/>
            <a:graphic xmlns:a="http://schemas.openxmlformats.org/drawingml/2006/main">
              <a:graphicData uri="http://schemas.openxmlformats.org/drawingml/2006/picture">
                <pic:pic xmlns:pic="http://schemas.openxmlformats.org/drawingml/2006/picture">
                  <pic:nvPicPr>
                    <pic:cNvPr id="1657006314" name="Picture 37448"/>
                    <pic:cNvPicPr/>
                  </pic:nvPicPr>
                  <pic:blipFill>
                    <a:blip xmlns:r="http://schemas.openxmlformats.org/officeDocument/2006/relationships" r:embed="rId17"/>
                    <a:stretch>
                      <a:fillRect/>
                    </a:stretch>
                  </pic:blipFill>
                  <pic:spPr>
                    <a:xfrm>
                      <a:off x="0" y="0"/>
                      <a:ext cx="2859024" cy="637032"/>
                    </a:xfrm>
                    <a:prstGeom prst="rect">
                      <a:avLst/>
                    </a:prstGeom>
                  </pic:spPr>
                </pic:pic>
              </a:graphicData>
            </a:graphic>
          </wp:inline>
        </w:drawing>
      </w:r>
    </w:p>
    <w:p w:rsidR="00AB14FD" w14:paraId="40B34E42" w14:textId="77777777">
      <w:pPr>
        <w:ind w:left="-15" w:firstLine="199"/>
      </w:pPr>
      <w:r>
        <w:t xml:space="preserve">Denoting </w:t>
      </w:r>
      <w:ins w:id="14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virtual antenna element locations as </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i/>
        </w:rPr>
        <w:t>,y</w:t>
      </w:r>
      <w:r>
        <w:rPr>
          <w:rFonts w:ascii="Cambria" w:eastAsia="Cambria" w:hAnsi="Cambria" w:cs="Cambria"/>
          <w:vertAlign w:val="superscript"/>
        </w:rPr>
        <w:t>′</w:t>
      </w:r>
      <w:r>
        <w:rPr>
          <w:rFonts w:ascii="Cambria" w:eastAsia="Cambria" w:hAnsi="Cambria" w:cs="Cambria"/>
          <w:i/>
        </w:rPr>
        <w:t>,Z</w:t>
      </w:r>
      <w:r>
        <w:rPr>
          <w:rFonts w:ascii="Cambria" w:eastAsia="Cambria" w:hAnsi="Cambria" w:cs="Cambria"/>
          <w:vertAlign w:val="subscript"/>
        </w:rPr>
        <w:t>0</w:t>
      </w:r>
      <w:r>
        <w:rPr>
          <w:rFonts w:ascii="Cambria" w:eastAsia="Cambria" w:hAnsi="Cambria" w:cs="Cambria"/>
        </w:rPr>
        <w:t>)</w:t>
      </w:r>
      <w:r>
        <w:t xml:space="preserve">, the </w:t>
      </w:r>
      <w:r>
        <w:rPr>
          <w:rFonts w:ascii="Cambria" w:eastAsia="Cambria" w:hAnsi="Cambria" w:cs="Cambria"/>
          <w:i/>
        </w:rPr>
        <w:t>x</w:t>
      </w:r>
      <w:r>
        <w:t xml:space="preserve">- and </w:t>
      </w:r>
      <w:r>
        <w:rPr>
          <w:rFonts w:ascii="Cambria" w:eastAsia="Cambria" w:hAnsi="Cambria" w:cs="Cambria"/>
          <w:i/>
        </w:rPr>
        <w:t>y</w:t>
      </w:r>
      <w:r>
        <w:t>-coordinates of the Tx/Rx pair can be expressed as</w:t>
      </w:r>
      <w:ins w:id="150"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p>
    <w:tbl>
      <w:tblPr>
        <w:tblStyle w:val="TableGrid"/>
        <w:tblW w:w="3901" w:type="dxa"/>
        <w:tblInd w:w="934" w:type="dxa"/>
        <w:tblCellMar>
          <w:top w:w="59" w:type="dxa"/>
        </w:tblCellMar>
        <w:tblLook w:val="04A0"/>
      </w:tblPr>
      <w:tblGrid>
        <w:gridCol w:w="1615"/>
        <w:gridCol w:w="2054"/>
        <w:gridCol w:w="232"/>
      </w:tblGrid>
      <w:tr w14:paraId="66043465" w14:textId="77777777">
        <w:tblPrEx>
          <w:tblW w:w="3901" w:type="dxa"/>
          <w:tblInd w:w="934" w:type="dxa"/>
          <w:tblCellMar>
            <w:top w:w="59" w:type="dxa"/>
          </w:tblCellMar>
          <w:tblLook w:val="04A0"/>
        </w:tblPrEx>
        <w:trPr>
          <w:trHeight w:val="579"/>
        </w:trPr>
        <w:tc>
          <w:tcPr>
            <w:tcW w:w="1615" w:type="dxa"/>
            <w:tcBorders>
              <w:top w:val="nil"/>
              <w:left w:val="nil"/>
              <w:bottom w:val="nil"/>
              <w:right w:val="nil"/>
            </w:tcBorders>
          </w:tcPr>
          <w:p w:rsidR="00AB14FD" w14:paraId="39CE013C" w14:textId="77777777">
            <w:pPr>
              <w:spacing w:after="0" w:line="259" w:lineRule="auto"/>
              <w:ind w:left="0" w:firstLine="5"/>
              <w:jc w:val="left"/>
            </w:pPr>
            <w:r>
              <w:rPr>
                <w:rFonts w:ascii="Cambria" w:eastAsia="Cambria" w:hAnsi="Cambria" w:cs="Cambria"/>
                <w:i/>
              </w:rPr>
              <w:t>x</w:t>
            </w:r>
            <w:r>
              <w:rPr>
                <w:rFonts w:ascii="Cambria" w:eastAsia="Cambria" w:hAnsi="Cambria" w:cs="Cambria"/>
                <w:i/>
                <w:vertAlign w:val="subscript"/>
              </w:rPr>
              <w:t>T</w:t>
            </w:r>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perscript"/>
              </w:rPr>
              <w:t>x</w:t>
            </w:r>
            <w:r>
              <w:rPr>
                <w:rFonts w:ascii="Cambria" w:eastAsia="Cambria" w:hAnsi="Cambria" w:cs="Cambria"/>
                <w:i/>
                <w:vertAlign w:val="subscript"/>
              </w:rPr>
              <w:t xml:space="preserve">ℓ </w:t>
            </w:r>
            <w:r>
              <w:rPr>
                <w:rFonts w:ascii="Cambria" w:eastAsia="Cambria" w:hAnsi="Cambria" w:cs="Cambria"/>
                <w:i/>
              </w:rPr>
              <w:t>/</w:t>
            </w:r>
            <w:r>
              <w:rPr>
                <w:rFonts w:ascii="Cambria" w:eastAsia="Cambria" w:hAnsi="Cambria" w:cs="Cambria"/>
              </w:rPr>
              <w:t>2</w:t>
            </w:r>
            <w:r>
              <w:rPr>
                <w:rFonts w:ascii="Cambria" w:eastAsia="Cambria" w:hAnsi="Cambria" w:cs="Cambria"/>
                <w:i/>
              </w:rPr>
              <w:t xml:space="preserve">, </w:t>
            </w:r>
            <w:r>
              <w:rPr>
                <w:rFonts w:ascii="Cambria" w:eastAsia="Cambria" w:hAnsi="Cambria" w:cs="Cambria"/>
                <w:i/>
              </w:rPr>
              <w:t>x</w:t>
            </w:r>
            <w:r>
              <w:rPr>
                <w:rFonts w:ascii="Cambria" w:eastAsia="Cambria" w:hAnsi="Cambria" w:cs="Cambria"/>
                <w:i/>
                <w:vertAlign w:val="subscript"/>
              </w:rPr>
              <w:t>R</w:t>
            </w:r>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x</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perscript"/>
              </w:rPr>
              <w:t>x</w:t>
            </w:r>
            <w:r>
              <w:rPr>
                <w:rFonts w:ascii="Cambria" w:eastAsia="Cambria" w:hAnsi="Cambria" w:cs="Cambria"/>
                <w:i/>
                <w:vertAlign w:val="subscript"/>
              </w:rPr>
              <w:t xml:space="preserve">ℓ </w:t>
            </w:r>
            <w:r>
              <w:rPr>
                <w:rFonts w:ascii="Cambria" w:eastAsia="Cambria" w:hAnsi="Cambria" w:cs="Cambria"/>
                <w:i/>
              </w:rPr>
              <w:t>/</w:t>
            </w:r>
            <w:r>
              <w:rPr>
                <w:rFonts w:ascii="Cambria" w:eastAsia="Cambria" w:hAnsi="Cambria" w:cs="Cambria"/>
              </w:rPr>
              <w:t>2</w:t>
            </w:r>
            <w:r>
              <w:rPr>
                <w:rFonts w:ascii="Cambria" w:eastAsia="Cambria" w:hAnsi="Cambria" w:cs="Cambria"/>
                <w:i/>
              </w:rPr>
              <w:t>,</w:t>
            </w:r>
          </w:p>
        </w:tc>
        <w:tc>
          <w:tcPr>
            <w:tcW w:w="2054" w:type="dxa"/>
            <w:tcBorders>
              <w:top w:val="nil"/>
              <w:left w:val="nil"/>
              <w:bottom w:val="nil"/>
              <w:right w:val="nil"/>
            </w:tcBorders>
          </w:tcPr>
          <w:p w:rsidR="00AB14FD" w14:paraId="2F122AAC" w14:textId="77777777">
            <w:pPr>
              <w:spacing w:after="0" w:line="259" w:lineRule="auto"/>
              <w:ind w:left="0" w:right="489" w:firstLine="0"/>
              <w:jc w:val="left"/>
            </w:pPr>
            <w:r>
              <w:rPr>
                <w:rFonts w:ascii="Cambria" w:eastAsia="Cambria" w:hAnsi="Cambria" w:cs="Cambria"/>
                <w:i/>
              </w:rPr>
              <w:t>y</w:t>
            </w:r>
            <w:r>
              <w:rPr>
                <w:rFonts w:ascii="Cambria" w:eastAsia="Cambria" w:hAnsi="Cambria" w:cs="Cambria"/>
                <w:i/>
                <w:vertAlign w:val="subscript"/>
              </w:rPr>
              <w:t>T</w:t>
            </w:r>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y</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perscript"/>
              </w:rPr>
              <w:t>y</w:t>
            </w:r>
            <w:r>
              <w:rPr>
                <w:rFonts w:ascii="Cambria" w:eastAsia="Cambria" w:hAnsi="Cambria" w:cs="Cambria"/>
                <w:i/>
                <w:vertAlign w:val="subscript"/>
              </w:rPr>
              <w:t>ℓ</w:t>
            </w:r>
            <w:r>
              <w:rPr>
                <w:rFonts w:ascii="Cambria" w:eastAsia="Cambria" w:hAnsi="Cambria" w:cs="Cambria"/>
                <w:i/>
              </w:rPr>
              <w:t>/</w:t>
            </w:r>
            <w:r>
              <w:rPr>
                <w:rFonts w:ascii="Cambria" w:eastAsia="Cambria" w:hAnsi="Cambria" w:cs="Cambria"/>
              </w:rPr>
              <w:t>2</w:t>
            </w:r>
            <w:r>
              <w:rPr>
                <w:rFonts w:ascii="Cambria" w:eastAsia="Cambria" w:hAnsi="Cambria" w:cs="Cambria"/>
                <w:i/>
              </w:rPr>
              <w:t xml:space="preserve">, </w:t>
            </w:r>
            <w:r>
              <w:rPr>
                <w:rFonts w:ascii="Cambria" w:eastAsia="Cambria" w:hAnsi="Cambria" w:cs="Cambria"/>
                <w:i/>
              </w:rPr>
              <w:t>y</w:t>
            </w:r>
            <w:r>
              <w:rPr>
                <w:rFonts w:ascii="Cambria" w:eastAsia="Cambria" w:hAnsi="Cambria" w:cs="Cambria"/>
                <w:i/>
                <w:vertAlign w:val="subscript"/>
              </w:rPr>
              <w:t>R</w:t>
            </w:r>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y</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perscript"/>
              </w:rPr>
              <w:t>y</w:t>
            </w:r>
            <w:r>
              <w:rPr>
                <w:rFonts w:ascii="Cambria" w:eastAsia="Cambria" w:hAnsi="Cambria" w:cs="Cambria"/>
                <w:i/>
                <w:vertAlign w:val="subscript"/>
              </w:rPr>
              <w:t>ℓ</w:t>
            </w:r>
            <w:r>
              <w:rPr>
                <w:rFonts w:ascii="Cambria" w:eastAsia="Cambria" w:hAnsi="Cambria" w:cs="Cambria"/>
                <w:i/>
              </w:rPr>
              <w:t>/</w:t>
            </w:r>
            <w:r>
              <w:rPr>
                <w:rFonts w:ascii="Cambria" w:eastAsia="Cambria" w:hAnsi="Cambria" w:cs="Cambria"/>
              </w:rPr>
              <w:t>2</w:t>
            </w:r>
            <w:r>
              <w:rPr>
                <w:rFonts w:ascii="Cambria" w:eastAsia="Cambria" w:hAnsi="Cambria" w:cs="Cambria"/>
                <w:i/>
              </w:rPr>
              <w:t>.</w:t>
            </w:r>
          </w:p>
        </w:tc>
        <w:tc>
          <w:tcPr>
            <w:tcW w:w="232" w:type="dxa"/>
            <w:tcBorders>
              <w:top w:val="nil"/>
              <w:left w:val="nil"/>
              <w:bottom w:val="nil"/>
              <w:right w:val="nil"/>
            </w:tcBorders>
            <w:vAlign w:val="center"/>
          </w:tcPr>
          <w:p w:rsidR="00AB14FD" w14:paraId="66FBD416" w14:textId="77777777">
            <w:pPr>
              <w:spacing w:after="0" w:line="259" w:lineRule="auto"/>
              <w:ind w:left="0" w:firstLine="0"/>
            </w:pPr>
            <w:r>
              <w:t>(3)</w:t>
            </w:r>
          </w:p>
        </w:tc>
      </w:tr>
    </w:tbl>
    <w:p w:rsidR="00AB14FD" w14:paraId="4A5AEFD1" w14:textId="77777777">
      <w:pPr>
        <w:ind w:left="-15" w:firstLine="199"/>
      </w:pPr>
      <w:r>
        <w:t xml:space="preserve">Similarly, denoting </w:t>
      </w:r>
      <w:r>
        <w:rPr>
          <w:rFonts w:ascii="Cambria" w:eastAsia="Cambria" w:hAnsi="Cambria" w:cs="Cambria"/>
          <w:i/>
        </w:rPr>
        <w:t>d</w:t>
      </w:r>
      <w:r>
        <w:rPr>
          <w:rFonts w:ascii="Cambria" w:eastAsia="Cambria" w:hAnsi="Cambria" w:cs="Cambria"/>
          <w:i/>
          <w:vertAlign w:val="superscript"/>
        </w:rPr>
        <w:t>z</w:t>
      </w:r>
      <w:r>
        <w:rPr>
          <w:rFonts w:ascii="Cambria" w:eastAsia="Cambria" w:hAnsi="Cambria" w:cs="Cambria"/>
          <w:i/>
          <w:vertAlign w:val="subscript"/>
        </w:rPr>
        <w:t xml:space="preserve">ℓ </w:t>
      </w:r>
      <w:r>
        <w:t xml:space="preserve">as the distance between the </w:t>
      </w:r>
      <w:r>
        <w:rPr>
          <w:rFonts w:ascii="Cambria" w:eastAsia="Cambria" w:hAnsi="Cambria" w:cs="Cambria"/>
          <w:i/>
        </w:rPr>
        <w:t>Z</w:t>
      </w:r>
      <w:r>
        <w:rPr>
          <w:rFonts w:ascii="Cambria" w:eastAsia="Cambria" w:hAnsi="Cambria" w:cs="Cambria"/>
          <w:vertAlign w:val="subscript"/>
        </w:rPr>
        <w:t xml:space="preserve">0 </w:t>
      </w:r>
      <w:r>
        <w:t xml:space="preserve">plane and the </w:t>
      </w:r>
      <w:r>
        <w:rPr>
          <w:rFonts w:ascii="Cambria" w:eastAsia="Cambria" w:hAnsi="Cambria" w:cs="Cambria"/>
          <w:i/>
        </w:rPr>
        <w:t>z</w:t>
      </w:r>
      <w:r>
        <w:rPr>
          <w:rFonts w:ascii="Cambria" w:eastAsia="Cambria" w:hAnsi="Cambria" w:cs="Cambria"/>
          <w:i/>
          <w:vertAlign w:val="subscript"/>
        </w:rPr>
        <w:t xml:space="preserve">ℓ </w:t>
      </w:r>
      <w:r>
        <w:t xml:space="preserve">plane, as shown in Fig. 2, the </w:t>
      </w:r>
      <w:r>
        <w:rPr>
          <w:rFonts w:ascii="Cambria" w:eastAsia="Cambria" w:hAnsi="Cambria" w:cs="Cambria"/>
          <w:i/>
        </w:rPr>
        <w:t>z</w:t>
      </w:r>
      <w:r>
        <w:t>-coordinate of the Tx and Rx elements can be expressed with respect to</w:t>
      </w:r>
    </w:p>
    <w:p w:rsidR="00AB14FD" w14:paraId="1DAEF8B3" w14:textId="77777777">
      <w:pPr>
        <w:spacing w:after="51"/>
        <w:ind w:left="-5"/>
      </w:pPr>
      <w:r>
        <w:rPr>
          <w:rFonts w:ascii="Cambria" w:eastAsia="Cambria" w:hAnsi="Cambria" w:cs="Cambria"/>
          <w:i/>
        </w:rPr>
        <w:t>Z</w:t>
      </w:r>
      <w:r>
        <w:rPr>
          <w:rFonts w:ascii="Cambria" w:eastAsia="Cambria" w:hAnsi="Cambria" w:cs="Cambria"/>
          <w:vertAlign w:val="subscript"/>
        </w:rPr>
        <w:t xml:space="preserve">0 </w:t>
      </w:r>
      <w:r>
        <w:t>as</w:t>
      </w:r>
    </w:p>
    <w:p w:rsidR="00AB14FD" w14:paraId="5C87A159" w14:textId="77777777">
      <w:pPr>
        <w:tabs>
          <w:tab w:val="center" w:pos="2418"/>
          <w:tab w:val="right" w:pos="4835"/>
        </w:tabs>
        <w:spacing w:after="147" w:line="259" w:lineRule="auto"/>
        <w:ind w:left="0" w:right="-15" w:firstLine="0"/>
        <w:jc w:val="left"/>
      </w:pPr>
      <w:r>
        <w:rPr>
          <w:sz w:val="22"/>
        </w:rPr>
        <w:tab/>
      </w:r>
      <w:r>
        <w:rPr>
          <w:rFonts w:ascii="Cambria" w:eastAsia="Cambria" w:hAnsi="Cambria" w:cs="Cambria"/>
          <w:i/>
        </w:rPr>
        <w:t>z</w:t>
      </w:r>
      <w:r>
        <w:rPr>
          <w:rFonts w:ascii="Cambria" w:eastAsia="Cambria" w:hAnsi="Cambria" w:cs="Cambria"/>
          <w:i/>
          <w:vertAlign w:val="subscript"/>
        </w:rPr>
        <w:t xml:space="preserve">ℓ </w:t>
      </w:r>
      <w:r>
        <w:rPr>
          <w:rFonts w:ascii="Cambria" w:eastAsia="Cambria" w:hAnsi="Cambria" w:cs="Cambria"/>
        </w:rPr>
        <w:t xml:space="preserve">= </w:t>
      </w:r>
      <w:r>
        <w:rPr>
          <w:rFonts w:ascii="Cambria" w:eastAsia="Cambria" w:hAnsi="Cambria" w:cs="Cambria"/>
          <w:i/>
        </w:rPr>
        <w:t>Z</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perscript"/>
        </w:rPr>
        <w:t>z</w:t>
      </w:r>
      <w:r>
        <w:rPr>
          <w:rFonts w:ascii="Cambria" w:eastAsia="Cambria" w:hAnsi="Cambria" w:cs="Cambria"/>
          <w:i/>
          <w:vertAlign w:val="subscript"/>
        </w:rPr>
        <w:t>ℓ</w:t>
      </w:r>
      <w:r>
        <w:rPr>
          <w:rFonts w:ascii="Cambria" w:eastAsia="Cambria" w:hAnsi="Cambria" w:cs="Cambria"/>
          <w:i/>
        </w:rPr>
        <w:t>.</w:t>
      </w:r>
      <w:r>
        <w:rPr>
          <w:rFonts w:ascii="Cambria" w:eastAsia="Cambria" w:hAnsi="Cambria" w:cs="Cambria"/>
          <w:i/>
        </w:rPr>
        <w:tab/>
      </w:r>
      <w:r>
        <w:t>(4)</w:t>
      </w:r>
    </w:p>
    <w:p w:rsidR="00AB14FD" w14:paraId="5A45C79F" w14:textId="77777777">
      <w:pPr>
        <w:ind w:left="-15" w:firstLine="199"/>
      </w:pPr>
      <w:r>
        <w:t xml:space="preserve">As described in Appendix A, substituting (3) and (4) into (2) and applying the </w:t>
      </w:r>
      <w:ins w:id="151" w:author="Paperpal" w:date="2022-01-01T00:30:51Z">
        <w:r>
          <w:t>third-order</w:t>
        </w:r>
      </w:ins>
      <w:del w:id="152" w:author="Paperpal" w:date="2022-01-01T00:30:51Z">
        <w:r>
          <w:delText>third order</w:delText>
        </w:r>
      </w:del>
      <w:r>
        <w:t xml:space="preserve"> Taylor series expansion of </w:t>
      </w:r>
      <w:r>
        <w:rPr>
          <w:rFonts w:ascii="Cambria" w:eastAsia="Cambria" w:hAnsi="Cambria" w:cs="Cambria"/>
          <w:i/>
        </w:rPr>
        <w:t>R</w:t>
      </w:r>
      <w:r>
        <w:rPr>
          <w:rFonts w:ascii="Cambria" w:eastAsia="Cambria" w:hAnsi="Cambria" w:cs="Cambria"/>
          <w:i/>
          <w:vertAlign w:val="subscript"/>
        </w:rPr>
        <w:t xml:space="preserve">ℓ </w:t>
      </w:r>
      <w:r>
        <w:t>for small values of</w:t>
      </w:r>
      <w:r>
        <w:rPr>
          <w:noProof/>
        </w:rPr>
        <w:drawing>
          <wp:inline distT="0" distB="0" distL="0" distR="0">
            <wp:extent cx="307848" cy="143256"/>
            <wp:effectExtent l="0" t="0" r="0" b="0"/>
            <wp:docPr id="37449" name="Picture 37449"/>
            <wp:cNvGraphicFramePr/>
            <a:graphic xmlns:a="http://schemas.openxmlformats.org/drawingml/2006/main">
              <a:graphicData uri="http://schemas.openxmlformats.org/drawingml/2006/picture">
                <pic:pic xmlns:pic="http://schemas.openxmlformats.org/drawingml/2006/picture">
                  <pic:nvPicPr>
                    <pic:cNvPr id="1654442775" name="Picture 37449"/>
                    <pic:cNvPicPr/>
                  </pic:nvPicPr>
                  <pic:blipFill>
                    <a:blip xmlns:r="http://schemas.openxmlformats.org/officeDocument/2006/relationships" r:embed="rId18"/>
                    <a:stretch>
                      <a:fillRect/>
                    </a:stretch>
                  </pic:blipFill>
                  <pic:spPr>
                    <a:xfrm>
                      <a:off x="0" y="0"/>
                      <a:ext cx="307848" cy="143256"/>
                    </a:xfrm>
                    <a:prstGeom prst="rect">
                      <a:avLst/>
                    </a:prstGeom>
                  </pic:spPr>
                </pic:pic>
              </a:graphicData>
            </a:graphic>
          </wp:inline>
        </w:drawing>
      </w:r>
      <w:del w:id="153" w:author="Paperpal" w:date="2022-01-01T00:30:51Z">
        <w:r>
          <w:delText xml:space="preserve">, </w:delText>
        </w:r>
      </w:del>
      <w:r>
        <w:t>and</w:t>
      </w:r>
      <w:r>
        <w:rPr>
          <w:noProof/>
        </w:rPr>
        <w:drawing>
          <wp:inline distT="0" distB="0" distL="0" distR="0">
            <wp:extent cx="109728" cy="131064"/>
            <wp:effectExtent l="0" t="0" r="0" b="0"/>
            <wp:docPr id="37450" name="Picture 37450"/>
            <wp:cNvGraphicFramePr/>
            <a:graphic xmlns:a="http://schemas.openxmlformats.org/drawingml/2006/main">
              <a:graphicData uri="http://schemas.openxmlformats.org/drawingml/2006/picture">
                <pic:pic xmlns:pic="http://schemas.openxmlformats.org/drawingml/2006/picture">
                  <pic:nvPicPr>
                    <pic:cNvPr id="1668463195" name="Picture 37450"/>
                    <pic:cNvPicPr/>
                  </pic:nvPicPr>
                  <pic:blipFill>
                    <a:blip xmlns:r="http://schemas.openxmlformats.org/officeDocument/2006/relationships" r:embed="rId19"/>
                    <a:stretch>
                      <a:fillRect/>
                    </a:stretch>
                  </pic:blipFill>
                  <pic:spPr>
                    <a:xfrm>
                      <a:off x="0" y="0"/>
                      <a:ext cx="109728" cy="131064"/>
                    </a:xfrm>
                    <a:prstGeom prst="rect">
                      <a:avLst/>
                    </a:prstGeom>
                  </pic:spPr>
                </pic:pic>
              </a:graphicData>
            </a:graphic>
          </wp:inline>
        </w:drawing>
      </w:r>
      <w:r>
        <w:t xml:space="preserve"> yields</w:t>
      </w:r>
    </w:p>
    <w:p w:rsidR="00AB14FD" w14:paraId="4207F501" w14:textId="77777777">
      <w:pPr>
        <w:spacing w:after="112" w:line="259" w:lineRule="auto"/>
        <w:ind w:left="157" w:firstLine="0"/>
        <w:jc w:val="left"/>
      </w:pPr>
      <w:r>
        <w:rPr>
          <w:noProof/>
        </w:rPr>
        <w:drawing>
          <wp:inline distT="0" distB="0" distL="0" distR="0">
            <wp:extent cx="2938272" cy="676656"/>
            <wp:effectExtent l="0" t="0" r="0" b="0"/>
            <wp:docPr id="37451" name="Picture 37451"/>
            <wp:cNvGraphicFramePr/>
            <a:graphic xmlns:a="http://schemas.openxmlformats.org/drawingml/2006/main">
              <a:graphicData uri="http://schemas.openxmlformats.org/drawingml/2006/picture">
                <pic:pic xmlns:pic="http://schemas.openxmlformats.org/drawingml/2006/picture">
                  <pic:nvPicPr>
                    <pic:cNvPr id="1825417573" name="Picture 37451"/>
                    <pic:cNvPicPr/>
                  </pic:nvPicPr>
                  <pic:blipFill>
                    <a:blip xmlns:r="http://schemas.openxmlformats.org/officeDocument/2006/relationships" r:embed="rId20"/>
                    <a:stretch>
                      <a:fillRect/>
                    </a:stretch>
                  </pic:blipFill>
                  <pic:spPr>
                    <a:xfrm>
                      <a:off x="0" y="0"/>
                      <a:ext cx="2938272" cy="676656"/>
                    </a:xfrm>
                    <a:prstGeom prst="rect">
                      <a:avLst/>
                    </a:prstGeom>
                  </pic:spPr>
                </pic:pic>
              </a:graphicData>
            </a:graphic>
          </wp:inline>
        </w:drawing>
      </w:r>
    </w:p>
    <w:p w:rsidR="00AB14FD" w14:paraId="464F03D3" w14:textId="77777777">
      <w:pPr>
        <w:spacing w:after="83"/>
        <w:ind w:left="-5"/>
      </w:pPr>
      <w:r>
        <w:t xml:space="preserve">where </w:t>
      </w:r>
      <w:r>
        <w:rPr>
          <w:rFonts w:ascii="Cambria" w:eastAsia="Cambria" w:hAnsi="Cambria" w:cs="Cambria"/>
          <w:i/>
        </w:rPr>
        <w:t>R</w:t>
      </w:r>
      <w:r>
        <w:rPr>
          <w:rFonts w:ascii="Cambria" w:eastAsia="Cambria" w:hAnsi="Cambria" w:cs="Cambria"/>
          <w:vertAlign w:val="subscript"/>
        </w:rPr>
        <w:t xml:space="preserve">0 </w:t>
      </w:r>
      <w:r>
        <w:t xml:space="preserve">is the distance between the virtual monostatic element located at </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i/>
        </w:rPr>
        <w:t>,y</w:t>
      </w:r>
      <w:r>
        <w:rPr>
          <w:rFonts w:ascii="Cambria" w:eastAsia="Cambria" w:hAnsi="Cambria" w:cs="Cambria"/>
          <w:vertAlign w:val="superscript"/>
        </w:rPr>
        <w:t>′</w:t>
      </w:r>
      <w:r>
        <w:rPr>
          <w:rFonts w:ascii="Cambria" w:eastAsia="Cambria" w:hAnsi="Cambria" w:cs="Cambria"/>
          <w:i/>
        </w:rPr>
        <w:t>,Z</w:t>
      </w:r>
      <w:r>
        <w:rPr>
          <w:rFonts w:ascii="Cambria" w:eastAsia="Cambria" w:hAnsi="Cambria" w:cs="Cambria"/>
          <w:vertAlign w:val="subscript"/>
        </w:rPr>
        <w:t>0</w:t>
      </w:r>
      <w:r>
        <w:rPr>
          <w:rFonts w:ascii="Cambria" w:eastAsia="Cambria" w:hAnsi="Cambria" w:cs="Cambria"/>
        </w:rPr>
        <w:t xml:space="preserve">) </w:t>
      </w:r>
      <w:r>
        <w:t xml:space="preserve">and the point scatterer at </w:t>
      </w:r>
      <w:r>
        <w:rPr>
          <w:rFonts w:ascii="Cambria" w:eastAsia="Cambria" w:hAnsi="Cambria" w:cs="Cambria"/>
        </w:rPr>
        <w:t>(</w:t>
      </w:r>
      <w:r>
        <w:rPr>
          <w:rFonts w:ascii="Cambria" w:eastAsia="Cambria" w:hAnsi="Cambria" w:cs="Cambria"/>
          <w:i/>
        </w:rPr>
        <w:t>x,y,z</w:t>
      </w:r>
      <w:r>
        <w:rPr>
          <w:rFonts w:ascii="Cambria" w:eastAsia="Cambria" w:hAnsi="Cambria" w:cs="Cambria"/>
        </w:rPr>
        <w:t>)</w:t>
      </w:r>
      <w:r>
        <w:t>, expressed as</w:t>
      </w:r>
      <w:ins w:id="15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p>
    <w:p w:rsidR="00AB14FD" w14:paraId="60529509" w14:textId="77777777">
      <w:pPr>
        <w:tabs>
          <w:tab w:val="center" w:pos="2395"/>
          <w:tab w:val="right" w:pos="4835"/>
        </w:tabs>
        <w:spacing w:after="101" w:line="265" w:lineRule="auto"/>
        <w:ind w:left="0" w:right="-15" w:firstLine="0"/>
        <w:jc w:val="left"/>
      </w:pPr>
      <w:r>
        <w:rPr>
          <w:sz w:val="22"/>
        </w:rPr>
        <w:tab/>
      </w:r>
      <w:r>
        <w:rPr>
          <w:noProof/>
        </w:rPr>
        <w:drawing>
          <wp:inline distT="0" distB="0" distL="0" distR="0">
            <wp:extent cx="2279904" cy="207264"/>
            <wp:effectExtent l="0" t="0" r="0" b="0"/>
            <wp:docPr id="37453" name="Picture 37453"/>
            <wp:cNvGraphicFramePr/>
            <a:graphic xmlns:a="http://schemas.openxmlformats.org/drawingml/2006/main">
              <a:graphicData uri="http://schemas.openxmlformats.org/drawingml/2006/picture">
                <pic:pic xmlns:pic="http://schemas.openxmlformats.org/drawingml/2006/picture">
                  <pic:nvPicPr>
                    <pic:cNvPr id="818176925" name="Picture 37453"/>
                    <pic:cNvPicPr/>
                  </pic:nvPicPr>
                  <pic:blipFill>
                    <a:blip xmlns:r="http://schemas.openxmlformats.org/officeDocument/2006/relationships" r:embed="rId21"/>
                    <a:stretch>
                      <a:fillRect/>
                    </a:stretch>
                  </pic:blipFill>
                  <pic:spPr>
                    <a:xfrm>
                      <a:off x="0" y="0"/>
                      <a:ext cx="2279904" cy="207264"/>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(6)</w:t>
      </w:r>
    </w:p>
    <w:p w:rsidR="00AB14FD" w14:paraId="5B2C5CE0" w14:textId="77777777">
      <w:pPr>
        <w:ind w:left="-15" w:firstLine="199"/>
      </w:pPr>
      <w:r>
        <w:t xml:space="preserve">Centering the target to the origin of the </w:t>
      </w:r>
      <w:r>
        <w:rPr>
          <w:rFonts w:ascii="Cambria" w:eastAsia="Cambria" w:hAnsi="Cambria" w:cs="Cambria"/>
        </w:rPr>
        <w:t>(</w:t>
      </w:r>
      <w:r>
        <w:rPr>
          <w:rFonts w:ascii="Cambria" w:eastAsia="Cambria" w:hAnsi="Cambria" w:cs="Cambria"/>
          <w:i/>
        </w:rPr>
        <w:t>x,y</w:t>
      </w:r>
      <w:r>
        <w:rPr>
          <w:rFonts w:ascii="Cambria" w:eastAsia="Cambria" w:hAnsi="Cambria" w:cs="Cambria"/>
          <w:i/>
        </w:rPr>
        <w:t>,z</w:t>
      </w:r>
      <w:r>
        <w:rPr>
          <w:rFonts w:ascii="Cambria" w:eastAsia="Cambria" w:hAnsi="Cambria" w:cs="Cambria"/>
        </w:rPr>
        <w:t xml:space="preserve">) </w:t>
      </w:r>
      <w:r>
        <w:t xml:space="preserve">coordinate system and considering </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x</w:t>
      </w:r>
      <w:r>
        <w:rPr>
          <w:rFonts w:ascii="Cambria" w:eastAsia="Cambria" w:hAnsi="Cambria" w:cs="Cambria"/>
        </w:rPr>
        <w:t>)</w:t>
      </w:r>
      <w:r>
        <w:rPr>
          <w:rFonts w:ascii="Cambria" w:eastAsia="Cambria" w:hAnsi="Cambria" w:cs="Cambria"/>
          <w:i/>
        </w:rPr>
        <w:t>,</w:t>
      </w:r>
      <w:r>
        <w:rPr>
          <w:rFonts w:ascii="Cambria" w:eastAsia="Cambria" w:hAnsi="Cambria" w:cs="Cambria"/>
        </w:rPr>
        <w:t>(</w:t>
      </w:r>
      <w:r>
        <w:rPr>
          <w:rFonts w:ascii="Cambria" w:eastAsia="Cambria" w:hAnsi="Cambria" w:cs="Cambria"/>
          <w:i/>
        </w:rPr>
        <w:t>y</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y</w:t>
      </w:r>
      <w:r>
        <w:rPr>
          <w:rFonts w:ascii="Cambria" w:eastAsia="Cambria" w:hAnsi="Cambria" w:cs="Cambria"/>
        </w:rPr>
        <w:t xml:space="preserve">) ≪ </w:t>
      </w:r>
      <w:r>
        <w:rPr>
          <w:rFonts w:ascii="Cambria" w:eastAsia="Cambria" w:hAnsi="Cambria" w:cs="Cambria"/>
          <w:i/>
        </w:rPr>
        <w:t>Z</w:t>
      </w:r>
      <w:r>
        <w:rPr>
          <w:rFonts w:ascii="Cambria" w:eastAsia="Cambria" w:hAnsi="Cambria" w:cs="Cambria"/>
          <w:vertAlign w:val="subscript"/>
        </w:rPr>
        <w:t>0</w:t>
      </w:r>
      <w:r>
        <w:t xml:space="preserve">, we can acquire the improved approximation of the round-trip distance between the </w:t>
      </w:r>
      <w:r>
        <w:rPr>
          <w:rFonts w:ascii="Cambria" w:eastAsia="Cambria" w:hAnsi="Cambria" w:cs="Cambria"/>
          <w:i/>
        </w:rPr>
        <w:t>ℓ</w:t>
      </w:r>
      <w:r>
        <w:t>-</w:t>
      </w:r>
      <w:r>
        <w:t>th</w:t>
      </w:r>
      <w:r>
        <w:t xml:space="preserve"> Tx/Rx pair and the point scatterer as</w:t>
      </w:r>
    </w:p>
    <w:p w:rsidR="00AB14FD" w14:paraId="4FF3D8B6" w14:textId="77777777">
      <w:pPr>
        <w:spacing w:after="215" w:line="259" w:lineRule="auto"/>
        <w:ind w:left="197" w:firstLine="0"/>
        <w:jc w:val="left"/>
      </w:pPr>
      <w:r>
        <w:rPr>
          <w:noProof/>
        </w:rPr>
        <w:drawing>
          <wp:inline distT="0" distB="0" distL="0" distR="0">
            <wp:extent cx="2904744" cy="304800"/>
            <wp:effectExtent l="0" t="0" r="0" b="0"/>
            <wp:docPr id="37455" name="Picture 37455"/>
            <wp:cNvGraphicFramePr/>
            <a:graphic xmlns:a="http://schemas.openxmlformats.org/drawingml/2006/main">
              <a:graphicData uri="http://schemas.openxmlformats.org/drawingml/2006/picture">
                <pic:pic xmlns:pic="http://schemas.openxmlformats.org/drawingml/2006/picture">
                  <pic:nvPicPr>
                    <pic:cNvPr id="962375385" name="Picture 37455"/>
                    <pic:cNvPicPr/>
                  </pic:nvPicPr>
                  <pic:blipFill>
                    <a:blip xmlns:r="http://schemas.openxmlformats.org/officeDocument/2006/relationships" r:embed="rId22"/>
                    <a:stretch>
                      <a:fillRect/>
                    </a:stretch>
                  </pic:blipFill>
                  <pic:spPr>
                    <a:xfrm>
                      <a:off x="0" y="0"/>
                      <a:ext cx="2904744" cy="304800"/>
                    </a:xfrm>
                    <a:prstGeom prst="rect">
                      <a:avLst/>
                    </a:prstGeom>
                  </pic:spPr>
                </pic:pic>
              </a:graphicData>
            </a:graphic>
          </wp:inline>
        </w:drawing>
      </w:r>
    </w:p>
    <w:p w:rsidR="00AB14FD" w14:paraId="58CDA811" w14:textId="77777777">
      <w:pPr>
        <w:pStyle w:val="Heading2"/>
        <w:spacing w:after="21" w:line="261" w:lineRule="auto"/>
        <w:ind w:left="5" w:firstLine="10"/>
      </w:pPr>
      <w:r>
        <w:rPr>
          <w:i/>
          <w:color w:val="555655"/>
        </w:rPr>
        <w:t>C. SIGNAL MODEL</w:t>
      </w:r>
    </w:p>
    <w:p w:rsidR="00AB14FD" w14:paraId="64B567DE" w14:textId="77777777">
      <w:pPr>
        <w:ind w:left="-5"/>
      </w:pPr>
      <w:r>
        <w:t>Consider the multi-planar multistatic array whose Tx and</w:t>
      </w:r>
    </w:p>
    <w:p w:rsidR="00AB14FD" w14:paraId="1E5EABBB" w14:textId="77777777">
      <w:pPr>
        <w:ind w:left="-5"/>
      </w:pPr>
      <w:r>
        <w:t xml:space="preserve">Rx elements are located at </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T</w:t>
      </w:r>
      <w:r>
        <w:rPr>
          <w:rFonts w:ascii="Cambria" w:eastAsia="Cambria" w:hAnsi="Cambria" w:cs="Cambria"/>
          <w:i/>
        </w:rPr>
        <w:t>,y</w:t>
      </w:r>
      <w:r>
        <w:rPr>
          <w:rFonts w:ascii="Cambria" w:eastAsia="Cambria" w:hAnsi="Cambria" w:cs="Cambria"/>
          <w:i/>
          <w:vertAlign w:val="subscript"/>
        </w:rPr>
        <w:t>T</w:t>
      </w:r>
      <w:r>
        <w:rPr>
          <w:rFonts w:ascii="Cambria" w:eastAsia="Cambria" w:hAnsi="Cambria" w:cs="Cambria"/>
          <w:i/>
        </w:rPr>
        <w:t>,z</w:t>
      </w:r>
      <w:r>
        <w:rPr>
          <w:rFonts w:ascii="Cambria" w:eastAsia="Cambria" w:hAnsi="Cambria" w:cs="Cambria"/>
          <w:i/>
          <w:vertAlign w:val="subscript"/>
        </w:rPr>
        <w:t>ℓ</w:t>
      </w:r>
      <w:r>
        <w:rPr>
          <w:rFonts w:ascii="Cambria" w:eastAsia="Cambria" w:hAnsi="Cambria" w:cs="Cambria"/>
        </w:rPr>
        <w:t xml:space="preserve">) </w:t>
      </w:r>
      <w:r>
        <w:t xml:space="preserve">and </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R</w:t>
      </w:r>
      <w:r>
        <w:rPr>
          <w:rFonts w:ascii="Cambria" w:eastAsia="Cambria" w:hAnsi="Cambria" w:cs="Cambria"/>
          <w:i/>
        </w:rPr>
        <w:t>,y</w:t>
      </w:r>
      <w:r>
        <w:rPr>
          <w:rFonts w:ascii="Cambria" w:eastAsia="Cambria" w:hAnsi="Cambria" w:cs="Cambria"/>
          <w:i/>
          <w:vertAlign w:val="subscript"/>
        </w:rPr>
        <w:t>R</w:t>
      </w:r>
      <w:r>
        <w:rPr>
          <w:rFonts w:ascii="Cambria" w:eastAsia="Cambria" w:hAnsi="Cambria" w:cs="Cambria"/>
          <w:i/>
        </w:rPr>
        <w:t>,z</w:t>
      </w:r>
      <w:r>
        <w:rPr>
          <w:rFonts w:ascii="Cambria" w:eastAsia="Cambria" w:hAnsi="Cambria" w:cs="Cambria"/>
          <w:i/>
          <w:vertAlign w:val="subscript"/>
        </w:rPr>
        <w:t>ℓ</w:t>
      </w:r>
      <w:r>
        <w:rPr>
          <w:rFonts w:ascii="Cambria" w:eastAsia="Cambria" w:hAnsi="Cambria" w:cs="Cambria"/>
        </w:rPr>
        <w:t>)</w:t>
      </w:r>
      <w:r>
        <w:t xml:space="preserve">, respectively, and a distributed target occupying </w:t>
      </w:r>
      <w:del w:id="155" w:author="Paperpal" w:date="2022-01-01T00:30:51Z">
        <w:r>
          <w:delText xml:space="preserve">the </w:delText>
        </w:r>
      </w:del>
      <w:r>
        <w:t xml:space="preserve">volume </w:t>
      </w:r>
      <w:r>
        <w:rPr>
          <w:rFonts w:ascii="Cambria" w:eastAsia="Cambria" w:hAnsi="Cambria" w:cs="Cambria"/>
          <w:i/>
        </w:rPr>
        <w:t xml:space="preserve">V </w:t>
      </w:r>
      <w:r>
        <w:t xml:space="preserve">at locations </w:t>
      </w:r>
      <w:r>
        <w:rPr>
          <w:rFonts w:ascii="Cambria" w:eastAsia="Cambria" w:hAnsi="Cambria" w:cs="Cambria"/>
        </w:rPr>
        <w:t>(</w:t>
      </w:r>
      <w:r>
        <w:rPr>
          <w:rFonts w:ascii="Cambria" w:eastAsia="Cambria" w:hAnsi="Cambria" w:cs="Cambria"/>
          <w:i/>
        </w:rPr>
        <w:t>x,y,z</w:t>
      </w:r>
      <w:r>
        <w:rPr>
          <w:rFonts w:ascii="Cambria" w:eastAsia="Cambria" w:hAnsi="Cambria" w:cs="Cambria"/>
        </w:rPr>
        <w:t xml:space="preserve">) </w:t>
      </w:r>
      <w:r>
        <w:t xml:space="preserve">in 3-D space with a continuous reflectivity function given by </w:t>
      </w:r>
      <w:r>
        <w:rPr>
          <w:rFonts w:ascii="Cambria" w:eastAsia="Cambria" w:hAnsi="Cambria" w:cs="Cambria"/>
          <w:i/>
        </w:rPr>
        <w:t>o</w:t>
      </w:r>
      <w:r>
        <w:rPr>
          <w:rFonts w:ascii="Cambria" w:eastAsia="Cambria" w:hAnsi="Cambria" w:cs="Cambria"/>
        </w:rPr>
        <w:t>(</w:t>
      </w:r>
      <w:r>
        <w:rPr>
          <w:rFonts w:ascii="Cambria" w:eastAsia="Cambria" w:hAnsi="Cambria" w:cs="Cambria"/>
          <w:i/>
        </w:rPr>
        <w:t>x,y,z</w:t>
      </w:r>
      <w:r>
        <w:rPr>
          <w:rFonts w:ascii="Cambria" w:eastAsia="Cambria" w:hAnsi="Cambria" w:cs="Cambria"/>
        </w:rPr>
        <w:t>)</w:t>
      </w:r>
      <w:r>
        <w:t>. Without loss of generality, under the Born approximation for the scattering process and an isotropic antenna assumption, the received signal can be written as</w:t>
      </w:r>
      <w:ins w:id="15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p>
    <w:p w:rsidR="00AB14FD" w14:paraId="30EEF6FB" w14:textId="77777777">
      <w:pPr>
        <w:spacing w:after="144" w:line="259" w:lineRule="auto"/>
        <w:ind w:left="157" w:firstLine="0"/>
        <w:jc w:val="left"/>
      </w:pPr>
      <w:r>
        <w:rPr>
          <w:noProof/>
        </w:rPr>
        <w:drawing>
          <wp:inline distT="0" distB="0" distL="0" distR="0">
            <wp:extent cx="2935224" cy="505968"/>
            <wp:effectExtent l="0" t="0" r="0" b="0"/>
            <wp:docPr id="37456" name="Picture 37456"/>
            <wp:cNvGraphicFramePr/>
            <a:graphic xmlns:a="http://schemas.openxmlformats.org/drawingml/2006/main">
              <a:graphicData uri="http://schemas.openxmlformats.org/drawingml/2006/picture">
                <pic:pic xmlns:pic="http://schemas.openxmlformats.org/drawingml/2006/picture">
                  <pic:nvPicPr>
                    <pic:cNvPr id="311476525" name="Picture 37456"/>
                    <pic:cNvPicPr/>
                  </pic:nvPicPr>
                  <pic:blipFill>
                    <a:blip xmlns:r="http://schemas.openxmlformats.org/officeDocument/2006/relationships" r:embed="rId23"/>
                    <a:stretch>
                      <a:fillRect/>
                    </a:stretch>
                  </pic:blipFill>
                  <pic:spPr>
                    <a:xfrm>
                      <a:off x="0" y="0"/>
                      <a:ext cx="2935224" cy="505968"/>
                    </a:xfrm>
                    <a:prstGeom prst="rect">
                      <a:avLst/>
                    </a:prstGeom>
                  </pic:spPr>
                </pic:pic>
              </a:graphicData>
            </a:graphic>
          </wp:inline>
        </w:drawing>
      </w:r>
    </w:p>
    <w:p w:rsidR="00AB14FD" w14:paraId="5A85D10D" w14:textId="77777777">
      <w:pPr>
        <w:spacing w:after="60"/>
        <w:ind w:left="-5"/>
      </w:pPr>
      <w:r>
        <w:t xml:space="preserve">where </w:t>
      </w:r>
      <w:r>
        <w:rPr>
          <w:rFonts w:ascii="Cambria" w:eastAsia="Cambria" w:hAnsi="Cambria" w:cs="Cambria"/>
          <w:i/>
        </w:rPr>
        <w:t>p</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is the transmitted signal, </w:t>
      </w:r>
      <w:r>
        <w:rPr>
          <w:rFonts w:ascii="Cambria" w:eastAsia="Cambria" w:hAnsi="Cambria" w:cs="Cambria"/>
          <w:i/>
        </w:rPr>
        <w:t xml:space="preserve">t </w:t>
      </w:r>
      <w:r>
        <w:t xml:space="preserve">is the fast-time variable, </w:t>
      </w:r>
      <w:r>
        <w:rPr>
          <w:rFonts w:ascii="Cambria" w:eastAsia="Cambria" w:hAnsi="Cambria" w:cs="Cambria"/>
          <w:i/>
        </w:rPr>
        <w:t xml:space="preserve">c </w:t>
      </w:r>
      <w:r>
        <w:t xml:space="preserve">is the speed of the EM wave, and </w:t>
      </w:r>
      <w:r>
        <w:rPr>
          <w:rFonts w:ascii="Cambria" w:eastAsia="Cambria" w:hAnsi="Cambria" w:cs="Cambria"/>
          <w:i/>
        </w:rPr>
        <w:t>R</w:t>
      </w:r>
      <w:r>
        <w:rPr>
          <w:rFonts w:ascii="Cambria" w:eastAsia="Cambria" w:hAnsi="Cambria" w:cs="Cambria"/>
          <w:i/>
          <w:vertAlign w:val="subscript"/>
        </w:rPr>
        <w:t>ℓ</w:t>
      </w:r>
      <w:r>
        <w:rPr>
          <w:rFonts w:ascii="Cambria" w:eastAsia="Cambria" w:hAnsi="Cambria" w:cs="Cambria"/>
          <w:i/>
          <w:vertAlign w:val="superscript"/>
        </w:rPr>
        <w:t>T</w:t>
      </w:r>
      <w:r>
        <w:t xml:space="preserve">, </w:t>
      </w:r>
      <w:r>
        <w:rPr>
          <w:rFonts w:ascii="Cambria" w:eastAsia="Cambria" w:hAnsi="Cambria" w:cs="Cambria"/>
          <w:i/>
        </w:rPr>
        <w:t>R</w:t>
      </w:r>
      <w:r>
        <w:rPr>
          <w:rFonts w:ascii="Cambria" w:eastAsia="Cambria" w:hAnsi="Cambria" w:cs="Cambria"/>
          <w:i/>
          <w:vertAlign w:val="subscript"/>
        </w:rPr>
        <w:t>ℓ</w:t>
      </w:r>
      <w:r>
        <w:rPr>
          <w:rFonts w:ascii="Cambria" w:eastAsia="Cambria" w:hAnsi="Cambria" w:cs="Cambria"/>
          <w:i/>
          <w:vertAlign w:val="superscript"/>
        </w:rPr>
        <w:t xml:space="preserve">R </w:t>
      </w:r>
      <w:r>
        <w:t>are given in (2).</w:t>
      </w:r>
    </w:p>
    <w:p w:rsidR="00AB14FD" w14:paraId="5AB1BFB4" w14:textId="77777777">
      <w:pPr>
        <w:ind w:left="-15" w:firstLine="199"/>
      </w:pPr>
      <w:r>
        <w:t xml:space="preserve">The Fourier transform of (8) with respect to </w:t>
      </w:r>
      <w:r>
        <w:rPr>
          <w:rFonts w:ascii="Cambria" w:eastAsia="Cambria" w:hAnsi="Cambria" w:cs="Cambria"/>
          <w:i/>
        </w:rPr>
        <w:t xml:space="preserve">t </w:t>
      </w:r>
      <w:r>
        <w:t>yields the frequency spectrum as</w:t>
      </w:r>
    </w:p>
    <w:p w:rsidR="00AB14FD" w14:paraId="70145061" w14:textId="77777777">
      <w:pPr>
        <w:spacing w:after="122" w:line="259" w:lineRule="auto"/>
        <w:ind w:left="157" w:firstLine="0"/>
        <w:jc w:val="left"/>
      </w:pPr>
      <w:r>
        <w:rPr>
          <w:noProof/>
        </w:rPr>
        <w:drawing>
          <wp:inline distT="0" distB="0" distL="0" distR="0">
            <wp:extent cx="2935224" cy="496824"/>
            <wp:effectExtent l="0" t="0" r="0" b="0"/>
            <wp:docPr id="37457" name="Picture 37457"/>
            <wp:cNvGraphicFramePr/>
            <a:graphic xmlns:a="http://schemas.openxmlformats.org/drawingml/2006/main">
              <a:graphicData uri="http://schemas.openxmlformats.org/drawingml/2006/picture">
                <pic:pic xmlns:pic="http://schemas.openxmlformats.org/drawingml/2006/picture">
                  <pic:nvPicPr>
                    <pic:cNvPr id="496051592" name="Picture 37457"/>
                    <pic:cNvPicPr/>
                  </pic:nvPicPr>
                  <pic:blipFill>
                    <a:blip xmlns:r="http://schemas.openxmlformats.org/officeDocument/2006/relationships" r:embed="rId24"/>
                    <a:stretch>
                      <a:fillRect/>
                    </a:stretch>
                  </pic:blipFill>
                  <pic:spPr>
                    <a:xfrm>
                      <a:off x="0" y="0"/>
                      <a:ext cx="2935224" cy="496824"/>
                    </a:xfrm>
                    <a:prstGeom prst="rect">
                      <a:avLst/>
                    </a:prstGeom>
                  </pic:spPr>
                </pic:pic>
              </a:graphicData>
            </a:graphic>
          </wp:inline>
        </w:drawing>
      </w:r>
    </w:p>
    <w:p w:rsidR="00AB14FD" w14:paraId="565C79F8" w14:textId="77777777">
      <w:pPr>
        <w:ind w:left="-5"/>
      </w:pPr>
      <w:r>
        <w:t xml:space="preserve">where </w:t>
      </w:r>
      <w:r>
        <w:rPr>
          <w:rFonts w:ascii="Cambria" w:eastAsia="Cambria" w:hAnsi="Cambria" w:cs="Cambria"/>
          <w:i/>
        </w:rPr>
        <w:t xml:space="preserve">k </w:t>
      </w:r>
      <w:r>
        <w:rPr>
          <w:rFonts w:ascii="Cambria" w:eastAsia="Cambria" w:hAnsi="Cambria" w:cs="Cambria"/>
        </w:rPr>
        <w:t>= 2</w:t>
      </w:r>
      <w:r>
        <w:rPr>
          <w:rFonts w:ascii="Cambria" w:eastAsia="Cambria" w:hAnsi="Cambria" w:cs="Cambria"/>
          <w:i/>
        </w:rPr>
        <w:t xml:space="preserve">πf/c </w:t>
      </w:r>
      <w:r>
        <w:t xml:space="preserve">is the instantaneous wavenumber and </w:t>
      </w:r>
      <w:r>
        <w:rPr>
          <w:rFonts w:ascii="Cambria" w:eastAsia="Cambria" w:hAnsi="Cambria" w:cs="Cambria"/>
          <w:i/>
        </w:rPr>
        <w:t>P</w:t>
      </w:r>
      <w:r>
        <w:rPr>
          <w:rFonts w:ascii="Cambria" w:eastAsia="Cambria" w:hAnsi="Cambria" w:cs="Cambria"/>
        </w:rPr>
        <w:t>(</w:t>
      </w:r>
      <w:r>
        <w:rPr>
          <w:rFonts w:ascii="Cambria" w:eastAsia="Cambria" w:hAnsi="Cambria" w:cs="Cambria"/>
          <w:i/>
        </w:rPr>
        <w:t>f</w:t>
      </w:r>
      <w:r>
        <w:rPr>
          <w:rFonts w:ascii="Cambria" w:eastAsia="Cambria" w:hAnsi="Cambria" w:cs="Cambria"/>
        </w:rPr>
        <w:t xml:space="preserve">) </w:t>
      </w:r>
      <w:r>
        <w:t xml:space="preserve">is the Fourier transform of </w:t>
      </w:r>
      <w:r>
        <w:rPr>
          <w:rFonts w:ascii="Cambria" w:eastAsia="Cambria" w:hAnsi="Cambria" w:cs="Cambria"/>
          <w:i/>
        </w:rPr>
        <w:t>p</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Image recovery requires the inversion of (9) to produce </w:t>
      </w:r>
      <w:r>
        <w:rPr>
          <w:rFonts w:ascii="Cambria" w:eastAsia="Cambria" w:hAnsi="Cambria" w:cs="Cambria"/>
          <w:i/>
        </w:rPr>
        <w:t>o</w:t>
      </w:r>
      <w:r>
        <w:rPr>
          <w:rFonts w:ascii="Cambria" w:eastAsia="Cambria" w:hAnsi="Cambria" w:cs="Cambria"/>
        </w:rPr>
        <w:t>(</w:t>
      </w:r>
      <w:r>
        <w:rPr>
          <w:rFonts w:ascii="Cambria" w:eastAsia="Cambria" w:hAnsi="Cambria" w:cs="Cambria"/>
          <w:i/>
        </w:rPr>
        <w:t>x,y</w:t>
      </w:r>
      <w:r>
        <w:rPr>
          <w:rFonts w:ascii="Cambria" w:eastAsia="Cambria" w:hAnsi="Cambria" w:cs="Cambria"/>
          <w:i/>
        </w:rPr>
        <w:t>,z</w:t>
      </w:r>
      <w:r>
        <w:rPr>
          <w:rFonts w:ascii="Cambria" w:eastAsia="Cambria" w:hAnsi="Cambria" w:cs="Cambria"/>
        </w:rPr>
        <w:t>)</w:t>
      </w:r>
      <w:r>
        <w:t xml:space="preserve">; however, given </w:t>
      </w:r>
      <w:del w:id="157" w:author="Paperpal" w:date="2022-01-01T00:30:51Z">
        <w:r>
          <w:delText xml:space="preserve">the </w:delText>
        </w:r>
      </w:del>
      <w:r>
        <w:t xml:space="preserve">arbitrary sampling locations, the image cannot be computed efficiently using existing techniques [7], [10]–[13], [26], [27]. </w:t>
      </w:r>
      <w:r>
        <w:t xml:space="preserve">The frequency-domain model of the received signal (9) is valid for any UWB radar signaling scheme, including frequency-modulated continuous-wave (FMCW), </w:t>
      </w:r>
      <w:ins w:id="158" w:author="Paperpal" w:date="2022-01-01T00:30:51Z">
        <w:r>
          <w:t>phase-modulated</w:t>
        </w:r>
      </w:ins>
      <w:del w:id="159" w:author="Paperpal" w:date="2022-01-01T00:30:51Z">
        <w:r>
          <w:delText>phase modulated</w:delText>
        </w:r>
      </w:del>
      <w:r>
        <w:t xml:space="preserve"> continuous wave (PMCW), </w:t>
      </w:r>
      <w:ins w:id="160" w:author="Paperpal" w:date="2022-01-01T00:30:51Z">
        <w:r>
          <w:t>and</w:t>
        </w:r>
      </w:ins>
      <w:del w:id="161" w:author="Paperpal" w:date="2022-01-01T00:30:51Z">
        <w:r>
          <w:delText>or</w:delText>
        </w:r>
      </w:del>
      <w:r>
        <w:t xml:space="preserve"> orthogonal frequency-division multiplexing (OFDM), </w:t>
      </w:r>
      <w:ins w:id="16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which are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commonly employed in 5G and IoT applications [35]. </w:t>
      </w:r>
      <w:ins w:id="163" w:author="Paperpal" w:date="2022-01-01T00:30:51Z">
        <w:r>
          <w:t>Furthermore</w:t>
        </w:r>
      </w:ins>
      <w:del w:id="164" w:author="Paperpal" w:date="2022-01-01T00:30:51Z">
        <w:r>
          <w:delText>Further</w:delText>
        </w:r>
      </w:del>
      <w:r>
        <w:t>, prior research on freehand imaging and similar IoT applications has employed a purely stepped-frequency</w:t>
      </w:r>
      <w:del w:id="165" w:author="Paperpal" w:date="2022-01-01T00:30:51Z">
        <w:r>
          <w:delText>,</w:delText>
        </w:r>
      </w:del>
      <w:r>
        <w:t xml:space="preserve"> FMCW signal model [10]</w:t>
      </w:r>
      <w:r>
        <w:t>–[</w:t>
      </w:r>
      <w:r>
        <w:t xml:space="preserve">13]. Similarly, </w:t>
      </w:r>
      <w:del w:id="166" w:author="Paperpal" w:date="2022-01-01T00:30:51Z">
        <w:r>
          <w:delText xml:space="preserve">the </w:delText>
        </w:r>
      </w:del>
      <w:r>
        <w:t>Google Pixel 4 utilizes a Google Soli 60 GHz mmWave FMCW radar for sensing [8].</w:t>
      </w:r>
    </w:p>
    <w:p w:rsidR="00AB14FD" w14:paraId="34C00C1E" w14:textId="77777777">
      <w:pPr>
        <w:ind w:left="-15" w:firstLine="199"/>
      </w:pPr>
      <w:r>
        <w:t xml:space="preserve">However, the derivation of (7) enables efficient compensation of multistatic </w:t>
      </w:r>
      <w:ins w:id="167" w:author="Paperpal" w:date="2022-01-01T00:30:51Z">
        <w:r>
          <w:t>multiplanar</w:t>
        </w:r>
      </w:ins>
      <w:del w:id="168" w:author="Paperpal" w:date="2022-01-01T00:30:51Z">
        <w:r>
          <w:delText>multi-planar</w:delText>
        </w:r>
      </w:del>
      <w:r>
        <w:t xml:space="preserve"> data by careful handling of the phase. To achieve the proposed compensation, we express the frequency response </w:t>
      </w:r>
      <w:ins w:id="169" w:author="Paperpal" w:date="2022-01-01T00:30:51Z">
        <w:r>
          <w:t>of</w:t>
        </w:r>
      </w:ins>
      <w:del w:id="170" w:author="Paperpal" w:date="2022-01-01T00:30:51Z">
        <w:r>
          <w:delText>to</w:delText>
        </w:r>
      </w:del>
      <w:r>
        <w:t xml:space="preserve"> the virtual planar monostatic array, whose elements are located at </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i/>
        </w:rPr>
        <w:t>,y</w:t>
      </w:r>
      <w:r>
        <w:rPr>
          <w:rFonts w:ascii="Cambria" w:eastAsia="Cambria" w:hAnsi="Cambria" w:cs="Cambria"/>
          <w:vertAlign w:val="superscript"/>
        </w:rPr>
        <w:t>′</w:t>
      </w:r>
      <w:r>
        <w:rPr>
          <w:rFonts w:ascii="Cambria" w:eastAsia="Cambria" w:hAnsi="Cambria" w:cs="Cambria"/>
          <w:i/>
        </w:rPr>
        <w:t>,Z</w:t>
      </w:r>
      <w:r>
        <w:rPr>
          <w:rFonts w:ascii="Cambria" w:eastAsia="Cambria" w:hAnsi="Cambria" w:cs="Cambria"/>
          <w:vertAlign w:val="subscript"/>
        </w:rPr>
        <w:t>0</w:t>
      </w:r>
      <w:r>
        <w:rPr>
          <w:rFonts w:ascii="Cambria" w:eastAsia="Cambria" w:hAnsi="Cambria" w:cs="Cambria"/>
        </w:rPr>
        <w:t>)</w:t>
      </w:r>
      <w:r>
        <w:t>, as</w:t>
      </w:r>
    </w:p>
    <w:p w:rsidR="00AB14FD" w14:paraId="469D9963" w14:textId="77777777">
      <w:pPr>
        <w:spacing w:after="107" w:line="259" w:lineRule="auto"/>
        <w:ind w:left="167" w:right="-196" w:firstLine="0"/>
        <w:jc w:val="left"/>
      </w:pPr>
      <w:r>
        <w:rPr>
          <w:noProof/>
        </w:rPr>
        <w:drawing>
          <wp:inline distT="0" distB="0" distL="0" distR="0">
            <wp:extent cx="3060192" cy="307848"/>
            <wp:effectExtent l="0" t="0" r="0" b="0"/>
            <wp:docPr id="37452" name="Picture 37452"/>
            <wp:cNvGraphicFramePr/>
            <a:graphic xmlns:a="http://schemas.openxmlformats.org/drawingml/2006/main">
              <a:graphicData uri="http://schemas.openxmlformats.org/drawingml/2006/picture">
                <pic:pic xmlns:pic="http://schemas.openxmlformats.org/drawingml/2006/picture">
                  <pic:nvPicPr>
                    <pic:cNvPr id="721147940" name="Picture 37452"/>
                    <pic:cNvPicPr/>
                  </pic:nvPicPr>
                  <pic:blipFill>
                    <a:blip xmlns:r="http://schemas.openxmlformats.org/officeDocument/2006/relationships" r:embed="rId25"/>
                    <a:stretch>
                      <a:fillRect/>
                    </a:stretch>
                  </pic:blipFill>
                  <pic:spPr>
                    <a:xfrm>
                      <a:off x="0" y="0"/>
                      <a:ext cx="3060192" cy="307848"/>
                    </a:xfrm>
                    <a:prstGeom prst="rect">
                      <a:avLst/>
                    </a:prstGeom>
                  </pic:spPr>
                </pic:pic>
              </a:graphicData>
            </a:graphic>
          </wp:inline>
        </w:drawing>
      </w:r>
    </w:p>
    <w:p w:rsidR="00AB14FD" w14:paraId="2712578A" w14:textId="77777777">
      <w:pPr>
        <w:spacing w:after="130"/>
        <w:ind w:left="-5"/>
      </w:pPr>
      <w:r>
        <w:t xml:space="preserve">where </w:t>
      </w:r>
      <w:r>
        <w:rPr>
          <w:rFonts w:ascii="Cambria" w:eastAsia="Cambria" w:hAnsi="Cambria" w:cs="Cambria"/>
          <w:i/>
        </w:rPr>
        <w:t>R</w:t>
      </w:r>
      <w:r>
        <w:rPr>
          <w:rFonts w:ascii="Cambria" w:eastAsia="Cambria" w:hAnsi="Cambria" w:cs="Cambria"/>
          <w:vertAlign w:val="subscript"/>
        </w:rPr>
        <w:t xml:space="preserve">0 </w:t>
      </w:r>
      <w:r>
        <w:t>is given by (6)</w:t>
      </w:r>
      <w:ins w:id="171" w:author="Paperpal" w:date="2022-01-01T00:30:51Z">
        <w:r>
          <w:t>,</w:t>
        </w:r>
      </w:ins>
      <w:del w:id="172" w:author="Paperpal" w:date="2022-01-01T00:30:51Z">
        <w:r>
          <w:delText>;</w:delText>
        </w:r>
      </w:del>
      <w:r>
        <w:t xml:space="preserve"> </w:t>
      </w:r>
      <w:r>
        <w:rPr>
          <w:rFonts w:ascii="Cambria" w:eastAsia="Cambria" w:hAnsi="Cambria" w:cs="Cambria"/>
          <w:i/>
        </w:rPr>
        <w:t>x</w:t>
      </w:r>
      <w:r>
        <w:rPr>
          <w:rFonts w:ascii="Cambria" w:eastAsia="Cambria" w:hAnsi="Cambria" w:cs="Cambria"/>
          <w:vertAlign w:val="superscript"/>
        </w:rPr>
        <w:t xml:space="preserve">′ </w:t>
      </w:r>
      <w:r>
        <w:t xml:space="preserve">and </w:t>
      </w:r>
      <w:r>
        <w:rPr>
          <w:rFonts w:ascii="Cambria" w:eastAsia="Cambria" w:hAnsi="Cambria" w:cs="Cambria"/>
          <w:i/>
        </w:rPr>
        <w:t>y</w:t>
      </w:r>
      <w:r>
        <w:rPr>
          <w:rFonts w:ascii="Cambria" w:eastAsia="Cambria" w:hAnsi="Cambria" w:cs="Cambria"/>
          <w:vertAlign w:val="superscript"/>
        </w:rPr>
        <w:t xml:space="preserve">′ </w:t>
      </w:r>
      <w:r>
        <w:t>are the midpoints between each Tx/Rx pair</w:t>
      </w:r>
      <w:ins w:id="173" w:author="Paperpal" w:date="2022-01-01T00:30:51Z">
        <w:r>
          <w:t>,</w:t>
        </w:r>
      </w:ins>
      <w:del w:id="174" w:author="Paperpal" w:date="2022-01-01T00:30:51Z">
        <w:r>
          <w:delText>;</w:delText>
        </w:r>
      </w:del>
      <w:r>
        <w:t xml:space="preserve"> and </w:t>
      </w:r>
      <w:r>
        <w:rPr>
          <w:rFonts w:ascii="Cambria" w:eastAsia="Cambria" w:hAnsi="Cambria" w:cs="Cambria"/>
          <w:i/>
        </w:rPr>
        <w:t>Z</w:t>
      </w:r>
      <w:r>
        <w:rPr>
          <w:rFonts w:ascii="Cambria" w:eastAsia="Cambria" w:hAnsi="Cambria" w:cs="Cambria"/>
          <w:vertAlign w:val="subscript"/>
        </w:rPr>
        <w:t xml:space="preserve">0 </w:t>
      </w:r>
      <w:r>
        <w:t xml:space="preserve">is the plane </w:t>
      </w:r>
      <w:ins w:id="175" w:author="Paperpal" w:date="2022-01-01T00:30:51Z">
        <w:r>
          <w:t>on</w:t>
        </w:r>
      </w:ins>
      <w:del w:id="176" w:author="Paperpal" w:date="2022-01-01T00:30:51Z">
        <w:r>
          <w:delText>onto</w:delText>
        </w:r>
      </w:del>
      <w:r>
        <w:t xml:space="preserve"> which the samples are projected. From the analysis in Section II-B, the relationship between the </w:t>
      </w:r>
      <w:ins w:id="177" w:author="Paperpal" w:date="2022-01-01T00:30:51Z">
        <w:r>
          <w:t>multiplanar</w:t>
        </w:r>
      </w:ins>
      <w:del w:id="178" w:author="Paperpal" w:date="2022-01-01T00:30:51Z">
        <w:r>
          <w:delText>multi-planar</w:delText>
        </w:r>
      </w:del>
      <w:r>
        <w:t xml:space="preserve"> multistatic response and </w:t>
      </w:r>
      <w:ins w:id="17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virtual monostatic array response is given by </w:t>
      </w:r>
      <w:r>
        <w:rPr>
          <w:rFonts w:ascii="Cambria" w:eastAsia="Cambria" w:hAnsi="Cambria" w:cs="Cambria"/>
          <w:i/>
        </w:rPr>
        <w:t>s</w:t>
      </w:r>
      <w:r>
        <w:rPr>
          <w:rFonts w:ascii="Cambria" w:eastAsia="Cambria" w:hAnsi="Cambria" w:cs="Cambria"/>
        </w:rPr>
        <w:t>ˆ(</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i/>
        </w:rPr>
        <w:t>,y</w:t>
      </w:r>
      <w:r>
        <w:rPr>
          <w:rFonts w:ascii="Cambria" w:eastAsia="Cambria" w:hAnsi="Cambria" w:cs="Cambria"/>
          <w:vertAlign w:val="superscript"/>
        </w:rPr>
        <w:t>′</w:t>
      </w:r>
      <w:r>
        <w:rPr>
          <w:rFonts w:ascii="Cambria" w:eastAsia="Cambria" w:hAnsi="Cambria" w:cs="Cambria"/>
          <w:i/>
        </w:rPr>
        <w:t>,f</w:t>
      </w:r>
      <w:r>
        <w:rPr>
          <w:rFonts w:ascii="Cambria" w:eastAsia="Cambria" w:hAnsi="Cambria" w:cs="Cambria"/>
        </w:rPr>
        <w:t xml:space="preserve">) ≈ </w:t>
      </w:r>
      <w:r>
        <w:rPr>
          <w:rFonts w:ascii="Cambria" w:eastAsia="Cambria" w:hAnsi="Cambria" w:cs="Cambria"/>
          <w:i/>
        </w:rPr>
        <w:t>s</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T</w:t>
      </w:r>
      <w:r>
        <w:rPr>
          <w:rFonts w:ascii="Cambria" w:eastAsia="Cambria" w:hAnsi="Cambria" w:cs="Cambria"/>
          <w:i/>
        </w:rPr>
        <w:t>,x</w:t>
      </w:r>
      <w:r>
        <w:rPr>
          <w:rFonts w:ascii="Cambria" w:eastAsia="Cambria" w:hAnsi="Cambria" w:cs="Cambria"/>
          <w:i/>
          <w:vertAlign w:val="subscript"/>
        </w:rPr>
        <w:t>R</w:t>
      </w:r>
      <w:r>
        <w:rPr>
          <w:rFonts w:ascii="Cambria" w:eastAsia="Cambria" w:hAnsi="Cambria" w:cs="Cambria"/>
          <w:i/>
        </w:rPr>
        <w:t>,y</w:t>
      </w:r>
      <w:r>
        <w:rPr>
          <w:rFonts w:ascii="Cambria" w:eastAsia="Cambria" w:hAnsi="Cambria" w:cs="Cambria"/>
          <w:i/>
          <w:vertAlign w:val="subscript"/>
        </w:rPr>
        <w:t>T</w:t>
      </w:r>
      <w:r>
        <w:rPr>
          <w:rFonts w:ascii="Cambria" w:eastAsia="Cambria" w:hAnsi="Cambria" w:cs="Cambria"/>
          <w:i/>
        </w:rPr>
        <w:t>,y</w:t>
      </w:r>
      <w:r>
        <w:rPr>
          <w:rFonts w:ascii="Cambria" w:eastAsia="Cambria" w:hAnsi="Cambria" w:cs="Cambria"/>
          <w:i/>
          <w:vertAlign w:val="subscript"/>
        </w:rPr>
        <w:t>R</w:t>
      </w:r>
      <w:r>
        <w:rPr>
          <w:rFonts w:ascii="Cambria" w:eastAsia="Cambria" w:hAnsi="Cambria" w:cs="Cambria"/>
          <w:i/>
        </w:rPr>
        <w:t>,z</w:t>
      </w:r>
      <w:r>
        <w:rPr>
          <w:rFonts w:ascii="Cambria" w:eastAsia="Cambria" w:hAnsi="Cambria" w:cs="Cambria"/>
          <w:i/>
          <w:vertAlign w:val="subscript"/>
        </w:rPr>
        <w:t>ℓ</w:t>
      </w:r>
      <w:r>
        <w:rPr>
          <w:rFonts w:ascii="Cambria" w:eastAsia="Cambria" w:hAnsi="Cambria" w:cs="Cambria"/>
          <w:i/>
        </w:rPr>
        <w:t>,f</w:t>
      </w:r>
      <w:r>
        <w:rPr>
          <w:rFonts w:ascii="Cambria" w:eastAsia="Cambria" w:hAnsi="Cambria" w:cs="Cambria"/>
        </w:rPr>
        <w:t>)</w:t>
      </w:r>
      <w:r>
        <w:rPr>
          <w:rFonts w:ascii="Cambria" w:eastAsia="Cambria" w:hAnsi="Cambria" w:cs="Cambria"/>
          <w:i/>
        </w:rPr>
        <w:t>e</w:t>
      </w:r>
      <w:r>
        <w:rPr>
          <w:rFonts w:ascii="Cambria" w:eastAsia="Cambria" w:hAnsi="Cambria" w:cs="Cambria"/>
          <w:i/>
          <w:vertAlign w:val="superscript"/>
        </w:rPr>
        <w:t>jkβ</w:t>
      </w:r>
      <w:r>
        <w:rPr>
          <w:rFonts w:ascii="Cambria" w:eastAsia="Cambria" w:hAnsi="Cambria" w:cs="Cambria"/>
          <w:i/>
          <w:sz w:val="15"/>
          <w:vertAlign w:val="superscript"/>
        </w:rPr>
        <w:t>ℓ</w:t>
      </w:r>
      <w:r>
        <w:rPr>
          <w:rFonts w:ascii="Cambria" w:eastAsia="Cambria" w:hAnsi="Cambria" w:cs="Cambria"/>
          <w:i/>
        </w:rPr>
        <w:t xml:space="preserve">, </w:t>
      </w:r>
      <w:r>
        <w:t>(11)</w:t>
      </w:r>
    </w:p>
    <w:p w:rsidR="00AB14FD" w14:paraId="05B5042E" w14:textId="77777777">
      <w:pPr>
        <w:spacing w:after="76"/>
        <w:ind w:left="-5" w:right="1381"/>
      </w:pPr>
      <w:r>
        <w:rPr>
          <w:noProof/>
        </w:rPr>
        <w:drawing>
          <wp:anchor distT="0" distB="0" distL="114300" distR="114300" simplePos="0" relativeHeight="251662336" behindDoc="0" locked="0" layoutInCell="1" allowOverlap="0">
            <wp:simplePos x="0" y="0"/>
            <wp:positionH relativeFrom="column">
              <wp:posOffset>791998</wp:posOffset>
            </wp:positionH>
            <wp:positionV relativeFrom="paragraph">
              <wp:posOffset>53756</wp:posOffset>
            </wp:positionV>
            <wp:extent cx="1368552" cy="304800"/>
            <wp:effectExtent l="0" t="0" r="0" b="0"/>
            <wp:wrapSquare wrapText="bothSides"/>
            <wp:docPr id="37454" name="Picture 37454"/>
            <wp:cNvGraphicFramePr/>
            <a:graphic xmlns:a="http://schemas.openxmlformats.org/drawingml/2006/main">
              <a:graphicData uri="http://schemas.openxmlformats.org/drawingml/2006/picture">
                <pic:pic xmlns:pic="http://schemas.openxmlformats.org/drawingml/2006/picture">
                  <pic:nvPicPr>
                    <pic:cNvPr id="118579885" name="Picture 37454"/>
                    <pic:cNvPicPr/>
                  </pic:nvPicPr>
                  <pic:blipFill>
                    <a:blip xmlns:r="http://schemas.openxmlformats.org/officeDocument/2006/relationships" r:embed="rId26"/>
                    <a:stretch>
                      <a:fillRect/>
                    </a:stretch>
                  </pic:blipFill>
                  <pic:spPr>
                    <a:xfrm>
                      <a:off x="0" y="0"/>
                      <a:ext cx="1368552" cy="304800"/>
                    </a:xfrm>
                    <a:prstGeom prst="rect">
                      <a:avLst/>
                    </a:prstGeom>
                  </pic:spPr>
                </pic:pic>
              </a:graphicData>
            </a:graphic>
          </wp:anchor>
        </w:drawing>
      </w:r>
      <w:r>
        <w:t>where</w:t>
      </w:r>
    </w:p>
    <w:p w:rsidR="00AB14FD" w14:paraId="0C6E1149" w14:textId="77777777">
      <w:pPr>
        <w:tabs>
          <w:tab w:val="center" w:pos="3506"/>
          <w:tab w:val="right" w:pos="4835"/>
        </w:tabs>
        <w:spacing w:after="163" w:line="265" w:lineRule="auto"/>
        <w:ind w:left="0" w:right="-15" w:firstLine="0"/>
        <w:jc w:val="left"/>
      </w:pPr>
      <w:r>
        <w:rPr>
          <w:sz w:val="22"/>
        </w:rPr>
        <w:tab/>
      </w:r>
      <w:r>
        <w:rPr>
          <w:rFonts w:ascii="Cambria" w:eastAsia="Cambria" w:hAnsi="Cambria" w:cs="Cambria"/>
          <w:i/>
        </w:rPr>
        <w:t>,</w:t>
      </w:r>
      <w:r>
        <w:rPr>
          <w:rFonts w:ascii="Cambria" w:eastAsia="Cambria" w:hAnsi="Cambria" w:cs="Cambria"/>
          <w:i/>
        </w:rPr>
        <w:tab/>
      </w:r>
      <w:r>
        <w:t>(12)</w:t>
      </w:r>
    </w:p>
    <w:p w:rsidR="00AB14FD" w14:paraId="7599D650" w14:textId="77777777">
      <w:pPr>
        <w:spacing w:after="218"/>
        <w:ind w:left="-5"/>
      </w:pPr>
      <w:r>
        <w:t xml:space="preserve">is the near-field residual phase term </w:t>
      </w:r>
      <w:ins w:id="180" w:author="Paperpal" w:date="2022-01-01T00:30:51Z">
        <w:r>
          <w:t>owing</w:t>
        </w:r>
      </w:ins>
      <w:del w:id="181" w:author="Paperpal" w:date="2022-01-01T00:30:51Z">
        <w:r>
          <w:delText>due</w:delText>
        </w:r>
      </w:del>
      <w:r>
        <w:t xml:space="preserve"> to the arbitrary scanning and MIMO effects in the near-field, as derived in (7). Hence, the virtual planar monostatic response can be efficiently acquired from </w:t>
      </w:r>
      <w:del w:id="182" w:author="Paperpal" w:date="2022-01-01T00:30:51Z">
        <w:r>
          <w:delText xml:space="preserve">the </w:delText>
        </w:r>
      </w:del>
      <w:r>
        <w:t xml:space="preserve">irregular samples by removing the residual phase to simultaneously account for </w:t>
      </w:r>
      <w:ins w:id="18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multi-planar scanning geometry and near-field multistatic effects. The novel phase compensation technique derived in this section efficiently reduces the dimensionality of the MIMO-SAR imaging problem and projects </w:t>
      </w:r>
      <w:ins w:id="184" w:author="Paperpal" w:date="2022-01-01T00:30:51Z">
        <w:r>
          <w:t>multiplanar</w:t>
        </w:r>
      </w:ins>
      <w:del w:id="185" w:author="Paperpal" w:date="2022-01-01T00:30:51Z">
        <w:r>
          <w:delText>multi-planar</w:delText>
        </w:r>
      </w:del>
      <w:r>
        <w:t xml:space="preserve"> samples onto a single plane to enable computationally tractable algorithms for image reconstruction.</w:t>
      </w:r>
    </w:p>
    <w:p w:rsidR="00AB14FD" w14:paraId="29BFAF21" w14:textId="77777777">
      <w:pPr>
        <w:pStyle w:val="Heading2"/>
        <w:ind w:left="15"/>
      </w:pPr>
      <w:r>
        <w:t>III. EFFICIENT IMAGE RECONSTRUCTION</w:t>
      </w:r>
    </w:p>
    <w:p w:rsidR="00AB14FD" w14:paraId="39AE4667" w14:textId="77777777">
      <w:pPr>
        <w:pStyle w:val="Heading3"/>
        <w:ind w:left="15"/>
      </w:pPr>
      <w:r>
        <w:t>ALGORITHMS FOR NEAR-FIELD SAR</w:t>
      </w:r>
    </w:p>
    <w:p w:rsidR="00AB14FD" w14:paraId="6DCFA6D8" w14:textId="77777777">
      <w:pPr>
        <w:ind w:left="-5"/>
      </w:pPr>
      <w:r>
        <w:t xml:space="preserve">In this section, we review </w:t>
      </w:r>
      <w:del w:id="186" w:author="Paperpal" w:date="2022-01-01T00:30:51Z">
        <w:r>
          <w:delText xml:space="preserve">the </w:delText>
        </w:r>
      </w:del>
      <w:r>
        <w:t xml:space="preserve">traditional planar SAR image reconstruction methods using efficient Fourier-based solutions to recover EM images [24] and propose a novel technique for </w:t>
      </w:r>
      <w:ins w:id="187" w:author="Paperpal" w:date="2022-01-01T00:30:51Z">
        <w:r>
          <w:t>multiplanar</w:t>
        </w:r>
      </w:ins>
      <w:del w:id="188" w:author="Paperpal" w:date="2022-01-01T00:30:51Z">
        <w:r>
          <w:delText>multi-planar</w:delText>
        </w:r>
      </w:del>
      <w:r>
        <w:t xml:space="preserve"> multistatic SAR. Existing research on irregularly sampled SAR imaging problems employs the </w:t>
      </w:r>
      <w:ins w:id="189" w:author="Paperpal" w:date="2022-01-01T00:30:51Z">
        <w:r>
          <w:t>gold-standard</w:t>
        </w:r>
      </w:ins>
      <w:del w:id="190" w:author="Paperpal" w:date="2022-01-01T00:30:51Z">
        <w:r>
          <w:delText>gold standard</w:delText>
        </w:r>
      </w:del>
      <w:r>
        <w:t xml:space="preserve"> back-projection algorithm (BPA) [7], [10]</w:t>
      </w:r>
      <w:r>
        <w:t>–[</w:t>
      </w:r>
      <w:r>
        <w:t xml:space="preserve">13], [26], [27]. However, this approach is computationally infeasible for </w:t>
      </w:r>
      <w:ins w:id="191" w:author="Paperpal" w:date="2022-01-01T00:30:51Z">
        <w:r>
          <w:t>several</w:t>
        </w:r>
      </w:ins>
      <w:del w:id="192" w:author="Paperpal" w:date="2022-01-01T00:30:51Z">
        <w:r>
          <w:delText>many</w:delText>
        </w:r>
      </w:del>
      <w:r>
        <w:t xml:space="preserve"> edge and mobile applications. To overcome this challenge, we employ the approximation in (11) to project </w:t>
      </w:r>
      <w:ins w:id="193" w:author="Paperpal" w:date="2022-01-01T00:30:51Z">
        <w:r>
          <w:t>multiplanar</w:t>
        </w:r>
      </w:ins>
      <w:del w:id="194" w:author="Paperpal" w:date="2022-01-01T00:30:51Z">
        <w:r>
          <w:delText>multi-planar</w:delText>
        </w:r>
      </w:del>
      <w:r>
        <w:t xml:space="preserve"> data to a planar-sampled </w:t>
      </w:r>
      <w:r>
        <w:t xml:space="preserve">scenario to satisfy the requirements for efficient image reconstruction. The </w:t>
      </w:r>
      <w:r>
        <w:t>Fourierbased</w:t>
      </w:r>
      <w:r>
        <w:t xml:space="preserve"> algorithm detailed in the subsequent analysis is known as the range migration algorithm (RMA) or </w:t>
      </w:r>
      <w:r>
        <w:rPr>
          <w:rFonts w:ascii="Cambria" w:eastAsia="Cambria" w:hAnsi="Cambria" w:cs="Cambria"/>
          <w:i/>
        </w:rPr>
        <w:t>f</w:t>
      </w:r>
      <w:r>
        <w:t>-</w:t>
      </w:r>
      <w:r>
        <w:rPr>
          <w:rFonts w:ascii="Cambria" w:eastAsia="Cambria" w:hAnsi="Cambria" w:cs="Cambria"/>
          <w:i/>
        </w:rPr>
        <w:t xml:space="preserve">k </w:t>
      </w:r>
      <w:r>
        <w:t>algorithm</w:t>
      </w:r>
      <w:ins w:id="19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and has been explored in greater detail elsewhere [18], [24], [29]</w:t>
      </w:r>
      <w:r>
        <w:t>–[</w:t>
      </w:r>
      <w:r>
        <w:t>31].</w:t>
      </w:r>
    </w:p>
    <w:p w:rsidR="00AB14FD" w14:paraId="5240ACF8" w14:textId="77777777">
      <w:pPr>
        <w:ind w:left="-15" w:firstLine="199"/>
      </w:pPr>
      <w:r>
        <w:t xml:space="preserve">The key step to efficiently invert the integral in (10) is to represent the spherical wave term as a superposition of plane waves </w:t>
      </w:r>
      <w:ins w:id="196" w:author="Paperpal" w:date="2022-01-01T00:30:51Z">
        <w:r>
          <w:t>using</w:t>
        </w:r>
      </w:ins>
      <w:del w:id="197" w:author="Paperpal" w:date="2022-01-01T00:30:51Z">
        <w:r>
          <w:delText>by</w:delText>
        </w:r>
      </w:del>
      <w:r>
        <w:t xml:space="preserve"> the method of stationary phase (MSP) [17], [24], such that</w:t>
      </w:r>
    </w:p>
    <w:p w:rsidR="00AB14FD" w14:paraId="163893B7" w14:textId="77777777">
      <w:pPr>
        <w:spacing w:after="61" w:line="259" w:lineRule="auto"/>
        <w:ind w:left="37" w:firstLine="0"/>
        <w:jc w:val="left"/>
      </w:pPr>
      <w:r>
        <w:rPr>
          <w:noProof/>
        </w:rPr>
        <w:drawing>
          <wp:inline distT="0" distB="0" distL="0" distR="0">
            <wp:extent cx="3032760" cy="438912"/>
            <wp:effectExtent l="0" t="0" r="0" b="0"/>
            <wp:docPr id="37458" name="Picture 37458"/>
            <wp:cNvGraphicFramePr/>
            <a:graphic xmlns:a="http://schemas.openxmlformats.org/drawingml/2006/main">
              <a:graphicData uri="http://schemas.openxmlformats.org/drawingml/2006/picture">
                <pic:pic xmlns:pic="http://schemas.openxmlformats.org/drawingml/2006/picture">
                  <pic:nvPicPr>
                    <pic:cNvPr id="1623297954" name="Picture 37458"/>
                    <pic:cNvPicPr/>
                  </pic:nvPicPr>
                  <pic:blipFill>
                    <a:blip xmlns:r="http://schemas.openxmlformats.org/officeDocument/2006/relationships" r:embed="rId27"/>
                    <a:stretch>
                      <a:fillRect/>
                    </a:stretch>
                  </pic:blipFill>
                  <pic:spPr>
                    <a:xfrm>
                      <a:off x="0" y="0"/>
                      <a:ext cx="3032760" cy="438912"/>
                    </a:xfrm>
                    <a:prstGeom prst="rect">
                      <a:avLst/>
                    </a:prstGeom>
                  </pic:spPr>
                </pic:pic>
              </a:graphicData>
            </a:graphic>
          </wp:inline>
        </w:drawing>
      </w:r>
    </w:p>
    <w:p w:rsidR="00AB14FD" w14:paraId="1387A35B" w14:textId="77777777">
      <w:pPr>
        <w:ind w:left="-5"/>
      </w:pPr>
      <w:r>
        <w:t>where</w:t>
      </w:r>
    </w:p>
    <w:p w:rsidR="00AB14FD" w14:paraId="5592A5A9" w14:textId="77777777">
      <w:pPr>
        <w:tabs>
          <w:tab w:val="center" w:pos="2397"/>
          <w:tab w:val="right" w:pos="4835"/>
        </w:tabs>
        <w:spacing w:after="23" w:line="265" w:lineRule="auto"/>
        <w:ind w:left="0" w:right="-15" w:firstLine="0"/>
        <w:jc w:val="left"/>
      </w:pPr>
      <w:r>
        <w:rPr>
          <w:sz w:val="22"/>
        </w:rPr>
        <w:tab/>
      </w:r>
      <w:r>
        <w:rPr>
          <w:noProof/>
        </w:rPr>
        <w:drawing>
          <wp:inline distT="0" distB="0" distL="0" distR="0">
            <wp:extent cx="1347216" cy="164592"/>
            <wp:effectExtent l="0" t="0" r="0" b="0"/>
            <wp:docPr id="37459" name="Picture 37459"/>
            <wp:cNvGraphicFramePr/>
            <a:graphic xmlns:a="http://schemas.openxmlformats.org/drawingml/2006/main">
              <a:graphicData uri="http://schemas.openxmlformats.org/drawingml/2006/picture">
                <pic:pic xmlns:pic="http://schemas.openxmlformats.org/drawingml/2006/picture">
                  <pic:nvPicPr>
                    <pic:cNvPr id="1462168409" name="Picture 37459"/>
                    <pic:cNvPicPr/>
                  </pic:nvPicPr>
                  <pic:blipFill>
                    <a:blip xmlns:r="http://schemas.openxmlformats.org/officeDocument/2006/relationships" r:embed="rId28"/>
                    <a:stretch>
                      <a:fillRect/>
                    </a:stretch>
                  </pic:blipFill>
                  <pic:spPr>
                    <a:xfrm>
                      <a:off x="0" y="0"/>
                      <a:ext cx="1347216" cy="16459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(14)</w:t>
      </w:r>
    </w:p>
    <w:p w:rsidR="00AB14FD" w14:paraId="75EA28CC" w14:textId="77777777">
      <w:pPr>
        <w:ind w:left="-5"/>
      </w:pPr>
      <w:r>
        <w:t xml:space="preserve">and </w:t>
      </w:r>
      <w:r>
        <w:rPr>
          <w:rFonts w:ascii="Cambria" w:eastAsia="Cambria" w:hAnsi="Cambria" w:cs="Cambria"/>
          <w:i/>
        </w:rPr>
        <w:t xml:space="preserve">A </w:t>
      </w:r>
      <w:r>
        <w:t>is the region in</w:t>
      </w:r>
      <w:r>
        <w:rPr>
          <w:noProof/>
        </w:rPr>
        <w:drawing>
          <wp:inline distT="0" distB="0" distL="0" distR="0">
            <wp:extent cx="283464" cy="152400"/>
            <wp:effectExtent l="0" t="0" r="0" b="0"/>
            <wp:docPr id="37460" name="Picture 37460"/>
            <wp:cNvGraphicFramePr/>
            <a:graphic xmlns:a="http://schemas.openxmlformats.org/drawingml/2006/main">
              <a:graphicData uri="http://schemas.openxmlformats.org/drawingml/2006/picture">
                <pic:pic xmlns:pic="http://schemas.openxmlformats.org/drawingml/2006/picture">
                  <pic:nvPicPr>
                    <pic:cNvPr id="1858525600" name="Picture 37460"/>
                    <pic:cNvPicPr/>
                  </pic:nvPicPr>
                  <pic:blipFill>
                    <a:blip xmlns:r="http://schemas.openxmlformats.org/officeDocument/2006/relationships" r:embed="rId29"/>
                    <a:stretch>
                      <a:fillRect/>
                    </a:stretch>
                  </pic:blipFill>
                  <pic:spPr>
                    <a:xfrm>
                      <a:off x="0" y="0"/>
                      <a:ext cx="283464" cy="152400"/>
                    </a:xfrm>
                    <a:prstGeom prst="rect">
                      <a:avLst/>
                    </a:prstGeom>
                  </pic:spPr>
                </pic:pic>
              </a:graphicData>
            </a:graphic>
          </wp:inline>
        </w:drawing>
      </w:r>
      <w:r>
        <w:t>space occupied by the spherical wavefront.</w:t>
      </w:r>
    </w:p>
    <w:p w:rsidR="00AB14FD" w14:paraId="332C033C" w14:textId="77777777">
      <w:pPr>
        <w:spacing w:after="63"/>
        <w:ind w:left="-15" w:firstLine="199"/>
      </w:pPr>
      <w:r>
        <w:t>Following the analysis in [20]</w:t>
      </w:r>
      <w:ins w:id="198" w:author="Paperpal" w:date="2022-01-01T00:30:51Z">
        <w:r>
          <w:t xml:space="preserve"> and</w:t>
        </w:r>
      </w:ins>
      <w:del w:id="199" w:author="Paperpal" w:date="2022-01-01T00:30:51Z">
        <w:r>
          <w:delText>,</w:delText>
        </w:r>
      </w:del>
      <w:r>
        <w:t xml:space="preserve"> [24], substituting (13) into (10) and rearranging the phase terms to leverage the Fourier relationships yields</w:t>
      </w:r>
    </w:p>
    <w:p w:rsidR="00AB14FD" w14:paraId="3A84E8A4" w14:textId="77777777">
      <w:pPr>
        <w:tabs>
          <w:tab w:val="center" w:pos="2227"/>
          <w:tab w:val="right" w:pos="4835"/>
        </w:tabs>
        <w:spacing w:after="69" w:line="265" w:lineRule="auto"/>
        <w:ind w:left="0" w:right="-15" w:firstLine="0"/>
        <w:jc w:val="left"/>
      </w:pPr>
      <w:r>
        <w:rPr>
          <w:sz w:val="22"/>
        </w:rPr>
        <w:tab/>
      </w:r>
      <w:r>
        <w:rPr>
          <w:noProof/>
        </w:rPr>
        <w:drawing>
          <wp:inline distT="0" distB="0" distL="0" distR="0">
            <wp:extent cx="2188464" cy="298704"/>
            <wp:effectExtent l="0" t="0" r="0" b="0"/>
            <wp:docPr id="37461" name="Picture 37461"/>
            <wp:cNvGraphicFramePr/>
            <a:graphic xmlns:a="http://schemas.openxmlformats.org/drawingml/2006/main">
              <a:graphicData uri="http://schemas.openxmlformats.org/drawingml/2006/picture">
                <pic:pic xmlns:pic="http://schemas.openxmlformats.org/drawingml/2006/picture">
                  <pic:nvPicPr>
                    <pic:cNvPr id="99467668" name="Picture 37461"/>
                    <pic:cNvPicPr/>
                  </pic:nvPicPr>
                  <pic:blipFill>
                    <a:blip xmlns:r="http://schemas.openxmlformats.org/officeDocument/2006/relationships" r:embed="rId30"/>
                    <a:stretch>
                      <a:fillRect/>
                    </a:stretch>
                  </pic:blipFill>
                  <pic:spPr>
                    <a:xfrm>
                      <a:off x="0" y="0"/>
                      <a:ext cx="2188464" cy="29870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(15)</w:t>
      </w:r>
    </w:p>
    <w:p w:rsidR="00AB14FD" w14:paraId="17DDBF3C" w14:textId="77777777">
      <w:pPr>
        <w:spacing w:after="151"/>
        <w:ind w:left="-5"/>
      </w:pPr>
      <w:r>
        <w:t xml:space="preserve">where </w:t>
      </w:r>
      <w:r>
        <w:rPr>
          <w:rFonts w:ascii="Cambria" w:eastAsia="Cambria" w:hAnsi="Cambria" w:cs="Cambria"/>
          <w:i/>
        </w:rPr>
        <w:t>O</w:t>
      </w:r>
      <w:r>
        <w:rPr>
          <w:rFonts w:ascii="Cambria" w:eastAsia="Cambria" w:hAnsi="Cambria" w:cs="Cambria"/>
        </w:rPr>
        <w:t>(</w:t>
      </w:r>
      <w:r>
        <w:rPr>
          <w:rFonts w:ascii="Cambria" w:eastAsia="Cambria" w:hAnsi="Cambria" w:cs="Cambria"/>
          <w:i/>
        </w:rPr>
        <w:t>k</w:t>
      </w:r>
      <w:r>
        <w:rPr>
          <w:rFonts w:ascii="Cambria" w:eastAsia="Cambria" w:hAnsi="Cambria" w:cs="Cambria"/>
          <w:i/>
          <w:vertAlign w:val="subscript"/>
        </w:rPr>
        <w:t>x</w:t>
      </w:r>
      <w:r>
        <w:rPr>
          <w:rFonts w:ascii="Cambria" w:eastAsia="Cambria" w:hAnsi="Cambria" w:cs="Cambria"/>
          <w:i/>
        </w:rPr>
        <w:t>,k</w:t>
      </w:r>
      <w:r>
        <w:rPr>
          <w:rFonts w:ascii="Cambria" w:eastAsia="Cambria" w:hAnsi="Cambria" w:cs="Cambria"/>
          <w:i/>
          <w:vertAlign w:val="subscript"/>
        </w:rPr>
        <w:t>y</w:t>
      </w:r>
      <w:r>
        <w:rPr>
          <w:rFonts w:ascii="Cambria" w:eastAsia="Cambria" w:hAnsi="Cambria" w:cs="Cambria"/>
          <w:i/>
        </w:rPr>
        <w:t>,k</w:t>
      </w:r>
      <w:r>
        <w:rPr>
          <w:rFonts w:ascii="Cambria" w:eastAsia="Cambria" w:hAnsi="Cambria" w:cs="Cambria"/>
          <w:i/>
          <w:vertAlign w:val="subscript"/>
        </w:rPr>
        <w:t>z</w:t>
      </w:r>
      <w:r>
        <w:rPr>
          <w:rFonts w:ascii="Cambria" w:eastAsia="Cambria" w:hAnsi="Cambria" w:cs="Cambria"/>
        </w:rPr>
        <w:t xml:space="preserve">) </w:t>
      </w:r>
      <w:r>
        <w:t>and</w:t>
      </w:r>
      <w:r>
        <w:rPr>
          <w:noProof/>
        </w:rPr>
        <w:drawing>
          <wp:inline distT="0" distB="0" distL="0" distR="0">
            <wp:extent cx="609600" cy="176784"/>
            <wp:effectExtent l="0" t="0" r="0" b="0"/>
            <wp:docPr id="37462" name="Picture 37462"/>
            <wp:cNvGraphicFramePr/>
            <a:graphic xmlns:a="http://schemas.openxmlformats.org/drawingml/2006/main">
              <a:graphicData uri="http://schemas.openxmlformats.org/drawingml/2006/picture">
                <pic:pic xmlns:pic="http://schemas.openxmlformats.org/drawingml/2006/picture">
                  <pic:nvPicPr>
                    <pic:cNvPr id="543411216" name="Picture 37462"/>
                    <pic:cNvPicPr/>
                  </pic:nvPicPr>
                  <pic:blipFill>
                    <a:blip xmlns:r="http://schemas.openxmlformats.org/officeDocument/2006/relationships" r:embed="rId31"/>
                    <a:stretch>
                      <a:fillRect/>
                    </a:stretch>
                  </pic:blipFill>
                  <pic:spPr>
                    <a:xfrm>
                      <a:off x="0" y="0"/>
                      <a:ext cx="609600" cy="176784"/>
                    </a:xfrm>
                    <a:prstGeom prst="rect">
                      <a:avLst/>
                    </a:prstGeom>
                  </pic:spPr>
                </pic:pic>
              </a:graphicData>
            </a:graphic>
          </wp:inline>
        </w:drawing>
      </w:r>
      <w:r>
        <w:t xml:space="preserve"> are the spatial spectral representations of the reflectivity function </w:t>
      </w:r>
      <w:r>
        <w:rPr>
          <w:rFonts w:ascii="Cambria" w:eastAsia="Cambria" w:hAnsi="Cambria" w:cs="Cambria"/>
          <w:i/>
        </w:rPr>
        <w:t>o</w:t>
      </w:r>
      <w:r>
        <w:rPr>
          <w:rFonts w:ascii="Cambria" w:eastAsia="Cambria" w:hAnsi="Cambria" w:cs="Cambria"/>
        </w:rPr>
        <w:t xml:space="preserve">(·) </w:t>
      </w:r>
      <w:r>
        <w:t xml:space="preserve">and </w:t>
      </w:r>
      <w:ins w:id="200"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array response </w:t>
      </w:r>
      <w:r>
        <w:rPr>
          <w:rFonts w:ascii="Cambria" w:eastAsia="Cambria" w:hAnsi="Cambria" w:cs="Cambria"/>
          <w:i/>
        </w:rPr>
        <w:t>s</w:t>
      </w:r>
      <w:r>
        <w:rPr>
          <w:rFonts w:ascii="Cambria" w:eastAsia="Cambria" w:hAnsi="Cambria" w:cs="Cambria"/>
        </w:rPr>
        <w:t>ˆ(·)</w:t>
      </w:r>
      <w:r>
        <w:t xml:space="preserve">, respectively. </w:t>
      </w:r>
      <w:ins w:id="201" w:author="Paperpal" w:date="2022-01-01T00:30:51Z">
        <w:r>
          <w:t>Because</w:t>
        </w:r>
      </w:ins>
      <w:del w:id="202" w:author="Paperpal" w:date="2022-01-01T00:30:51Z">
        <w:r>
          <w:delText>Since</w:delText>
        </w:r>
      </w:del>
      <w:r>
        <w:t xml:space="preserve"> the primed and unprimed coordinate systems are coincident, the distinction can be dropped for the remaining analysis. Hence, the RMA </w:t>
      </w:r>
      <w:ins w:id="203" w:author="Paperpal" w:date="2022-01-01T00:30:51Z">
        <w:r>
          <w:t>image-recovery</w:t>
        </w:r>
      </w:ins>
      <w:del w:id="204" w:author="Paperpal" w:date="2022-01-01T00:30:51Z">
        <w:r>
          <w:delText>image recovery</w:delText>
        </w:r>
      </w:del>
      <w:r>
        <w:t xml:space="preserve"> process can be summarized as </w:t>
      </w:r>
      <w:r>
        <w:rPr>
          <w:rFonts w:ascii="Cambria" w:eastAsia="Cambria" w:hAnsi="Cambria" w:cs="Cambria"/>
          <w:i/>
        </w:rPr>
        <w:t>o</w:t>
      </w:r>
      <w:r>
        <w:rPr>
          <w:rFonts w:ascii="Cambria" w:eastAsia="Cambria" w:hAnsi="Cambria" w:cs="Cambria"/>
        </w:rPr>
        <w:t>(</w:t>
      </w:r>
      <w:r>
        <w:rPr>
          <w:rFonts w:ascii="Cambria" w:eastAsia="Cambria" w:hAnsi="Cambria" w:cs="Cambria"/>
          <w:i/>
        </w:rPr>
        <w:t>x,y</w:t>
      </w:r>
      <w:r>
        <w:rPr>
          <w:rFonts w:ascii="Cambria" w:eastAsia="Cambria" w:hAnsi="Cambria" w:cs="Cambria"/>
          <w:i/>
        </w:rPr>
        <w:t>,z</w:t>
      </w:r>
      <w:r>
        <w:rPr>
          <w:rFonts w:ascii="Cambria" w:eastAsia="Cambria" w:hAnsi="Cambria" w:cs="Cambria"/>
        </w:rPr>
        <w:t xml:space="preserve">) = </w:t>
      </w:r>
      <w:r>
        <w:t>IFT</w:t>
      </w:r>
      <w:ins w:id="20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w:t>
        </w:r>
      </w:ins>
      <w:r>
        <w:rPr>
          <w:noProof/>
        </w:rPr>
        <w:drawing>
          <wp:inline distT="0" distB="0" distL="0" distR="0">
            <wp:extent cx="2877312" cy="438912"/>
            <wp:effectExtent l="0" t="0" r="0" b="0"/>
            <wp:docPr id="37463" name="Picture 37463"/>
            <wp:cNvGraphicFramePr/>
            <a:graphic xmlns:a="http://schemas.openxmlformats.org/drawingml/2006/main">
              <a:graphicData uri="http://schemas.openxmlformats.org/drawingml/2006/picture">
                <pic:pic xmlns:pic="http://schemas.openxmlformats.org/drawingml/2006/picture">
                  <pic:nvPicPr>
                    <pic:cNvPr id="884024828" name="Picture 37463"/>
                    <pic:cNvPicPr/>
                  </pic:nvPicPr>
                  <pic:blipFill>
                    <a:blip xmlns:r="http://schemas.openxmlformats.org/officeDocument/2006/relationships" r:embed="rId32"/>
                    <a:stretch>
                      <a:fillRect/>
                    </a:stretch>
                  </pic:blipFill>
                  <pic:spPr>
                    <a:xfrm>
                      <a:off x="0" y="0"/>
                      <a:ext cx="2877312" cy="438912"/>
                    </a:xfrm>
                    <a:prstGeom prst="rect">
                      <a:avLst/>
                    </a:prstGeom>
                  </pic:spPr>
                </pic:pic>
              </a:graphicData>
            </a:graphic>
          </wp:inline>
        </w:drawing>
      </w:r>
    </w:p>
    <w:p w:rsidR="00AB14FD" w14:paraId="30FE2A9A" w14:textId="77777777">
      <w:pPr>
        <w:spacing w:after="222"/>
        <w:ind w:left="-5"/>
      </w:pPr>
      <w:r>
        <w:t xml:space="preserve">where </w:t>
      </w:r>
      <w:r>
        <w:t>FT</w:t>
      </w:r>
      <w:r>
        <w:rPr>
          <w:rFonts w:ascii="Cambria" w:eastAsia="Cambria" w:hAnsi="Cambria" w:cs="Cambria"/>
        </w:rPr>
        <w:t>[</w:t>
      </w:r>
      <w:r>
        <w:rPr>
          <w:rFonts w:ascii="Cambria" w:eastAsia="Cambria" w:hAnsi="Cambria" w:cs="Cambria"/>
        </w:rPr>
        <w:t xml:space="preserve">·] </w:t>
      </w:r>
      <w:r>
        <w:t>and IFT</w:t>
      </w:r>
      <w:r>
        <w:rPr>
          <w:rFonts w:ascii="Cambria" w:eastAsia="Cambria" w:hAnsi="Cambria" w:cs="Cambria"/>
        </w:rPr>
        <w:t xml:space="preserve">[·] </w:t>
      </w:r>
      <w:r>
        <w:t>are the forward and inverse Fourier transform operators, respectively</w:t>
      </w:r>
      <w:ins w:id="206" w:author="Paperpal" w:date="2022-01-01T00:30:51Z">
        <w:r>
          <w:t>;</w:t>
        </w:r>
      </w:ins>
      <w:del w:id="207" w:author="Paperpal" w:date="2022-01-01T00:30:51Z">
        <w:r>
          <w:delText>,</w:delText>
        </w:r>
      </w:del>
      <w:r>
        <w:t xml:space="preserve"> </w:t>
      </w:r>
      <w:r>
        <w:rPr>
          <w:rFonts w:ascii="Cambria" w:eastAsia="Cambria" w:hAnsi="Cambria" w:cs="Cambria"/>
        </w:rPr>
        <w:t xml:space="preserve">S </w:t>
      </w:r>
      <w:r>
        <w:t xml:space="preserve">is the </w:t>
      </w:r>
      <w:r>
        <w:t>Stolt</w:t>
      </w:r>
      <w:r>
        <w:t xml:space="preserve"> interpolation operator required to compensate for the spherical wavefront [24]</w:t>
      </w:r>
      <w:ins w:id="208" w:author="Paperpal" w:date="2022-01-01T00:30:51Z">
        <w:r>
          <w:t>;</w:t>
        </w:r>
      </w:ins>
      <w:del w:id="209" w:author="Paperpal" w:date="2022-01-01T00:30:51Z">
        <w:r>
          <w:delText>,</w:delText>
        </w:r>
      </w:del>
      <w:r>
        <w:t xml:space="preserve"> and </w:t>
      </w:r>
      <w:r>
        <w:rPr>
          <w:rFonts w:ascii="Cambria" w:eastAsia="Cambria" w:hAnsi="Cambria" w:cs="Cambria"/>
          <w:i/>
        </w:rPr>
        <w:t>s</w:t>
      </w:r>
      <w:r>
        <w:rPr>
          <w:rFonts w:ascii="Cambria" w:eastAsia="Cambria" w:hAnsi="Cambria" w:cs="Cambria"/>
        </w:rPr>
        <w:t xml:space="preserve">ˆ(·) </w:t>
      </w:r>
      <w:r>
        <w:t>is obtained from (11). The spatial resolution along each dimension of the recovered image is given by</w:t>
      </w:r>
      <w:ins w:id="210"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p>
    <w:p w:rsidR="00AB14FD" w14:paraId="21B52C91" w14:textId="77777777">
      <w:pPr>
        <w:spacing w:after="214" w:line="259" w:lineRule="auto"/>
        <w:ind w:left="925" w:firstLine="0"/>
        <w:jc w:val="center"/>
      </w:pPr>
      <w:r>
        <w:rPr>
          <w:noProof/>
        </w:rPr>
        <w:drawing>
          <wp:anchor distT="0" distB="0" distL="114300" distR="114300" simplePos="0" relativeHeight="251663360" behindDoc="0" locked="0" layoutInCell="1" allowOverlap="0">
            <wp:simplePos x="0" y="0"/>
            <wp:positionH relativeFrom="column">
              <wp:posOffset>1191642</wp:posOffset>
            </wp:positionH>
            <wp:positionV relativeFrom="paragraph">
              <wp:posOffset>-124839</wp:posOffset>
            </wp:positionV>
            <wp:extent cx="612648" cy="883920"/>
            <wp:effectExtent l="0" t="0" r="0" b="0"/>
            <wp:wrapSquare wrapText="bothSides"/>
            <wp:docPr id="37464" name="Picture 37464"/>
            <wp:cNvGraphicFramePr/>
            <a:graphic xmlns:a="http://schemas.openxmlformats.org/drawingml/2006/main">
              <a:graphicData uri="http://schemas.openxmlformats.org/drawingml/2006/picture">
                <pic:pic xmlns:pic="http://schemas.openxmlformats.org/drawingml/2006/picture">
                  <pic:nvPicPr>
                    <pic:cNvPr id="1943024983" name="Picture 37464"/>
                    <pic:cNvPicPr/>
                  </pic:nvPicPr>
                  <pic:blipFill>
                    <a:blip xmlns:r="http://schemas.openxmlformats.org/officeDocument/2006/relationships" r:embed="rId33"/>
                    <a:stretch>
                      <a:fillRect/>
                    </a:stretch>
                  </pic:blipFill>
                  <pic:spPr>
                    <a:xfrm>
                      <a:off x="0" y="0"/>
                      <a:ext cx="612648" cy="883920"/>
                    </a:xfrm>
                    <a:prstGeom prst="rect">
                      <a:avLst/>
                    </a:prstGeom>
                  </pic:spPr>
                </pic:pic>
              </a:graphicData>
            </a:graphic>
          </wp:anchor>
        </w:drawing>
      </w:r>
      <w:r>
        <w:rPr>
          <w:rFonts w:ascii="Cambria" w:eastAsia="Cambria" w:hAnsi="Cambria" w:cs="Cambria"/>
          <w:i/>
        </w:rPr>
        <w:t>,</w:t>
      </w:r>
    </w:p>
    <w:p w:rsidR="00AB14FD" w14:paraId="3E7B6941" w14:textId="77777777">
      <w:pPr>
        <w:spacing w:after="706" w:line="265" w:lineRule="auto"/>
        <w:ind w:left="1887" w:right="-15"/>
        <w:jc w:val="right"/>
      </w:pPr>
      <w:r>
        <w:t>(17)</w:t>
      </w:r>
    </w:p>
    <w:p w:rsidR="00AB14FD" w14:paraId="1F81AD65" w14:textId="77777777">
      <w:pPr>
        <w:ind w:left="-5"/>
      </w:pPr>
      <w:r>
        <w:t xml:space="preserve">where </w:t>
      </w:r>
      <w:r>
        <w:rPr>
          <w:rFonts w:ascii="Cambria" w:eastAsia="Cambria" w:hAnsi="Cambria" w:cs="Cambria"/>
          <w:i/>
        </w:rPr>
        <w:t>D</w:t>
      </w:r>
      <w:r>
        <w:rPr>
          <w:rFonts w:ascii="Cambria" w:eastAsia="Cambria" w:hAnsi="Cambria" w:cs="Cambria"/>
          <w:i/>
          <w:vertAlign w:val="subscript"/>
        </w:rPr>
        <w:t xml:space="preserve">x </w:t>
      </w:r>
      <w:r>
        <w:t xml:space="preserve">and </w:t>
      </w:r>
      <w:r>
        <w:rPr>
          <w:rFonts w:ascii="Cambria" w:eastAsia="Cambria" w:hAnsi="Cambria" w:cs="Cambria"/>
          <w:i/>
        </w:rPr>
        <w:t>D</w:t>
      </w:r>
      <w:r>
        <w:rPr>
          <w:rFonts w:ascii="Cambria" w:eastAsia="Cambria" w:hAnsi="Cambria" w:cs="Cambria"/>
          <w:i/>
          <w:vertAlign w:val="subscript"/>
        </w:rPr>
        <w:t xml:space="preserve">y </w:t>
      </w:r>
      <w:r>
        <w:t xml:space="preserve">are the </w:t>
      </w:r>
      <w:ins w:id="211" w:author="Paperpal" w:date="2022-01-01T00:30:51Z">
        <w:r>
          <w:t>sizes</w:t>
        </w:r>
      </w:ins>
      <w:del w:id="212" w:author="Paperpal" w:date="2022-01-01T00:30:51Z">
        <w:r>
          <w:delText>size</w:delText>
        </w:r>
      </w:del>
      <w:r>
        <w:t xml:space="preserve"> of the aperture along the </w:t>
      </w:r>
      <w:r>
        <w:rPr>
          <w:rFonts w:ascii="Cambria" w:eastAsia="Cambria" w:hAnsi="Cambria" w:cs="Cambria"/>
          <w:i/>
        </w:rPr>
        <w:t>x</w:t>
      </w:r>
      <w:r>
        <w:t xml:space="preserve">- and </w:t>
      </w:r>
      <w:r>
        <w:rPr>
          <w:rFonts w:ascii="Cambria" w:eastAsia="Cambria" w:hAnsi="Cambria" w:cs="Cambria"/>
          <w:i/>
        </w:rPr>
        <w:t>y</w:t>
      </w:r>
      <w:r>
        <w:t xml:space="preserve">-directions, respectively, </w:t>
      </w:r>
      <w:r>
        <w:rPr>
          <w:rFonts w:ascii="Cambria" w:eastAsia="Cambria" w:hAnsi="Cambria" w:cs="Cambria"/>
          <w:i/>
        </w:rPr>
        <w:t xml:space="preserve">B </w:t>
      </w:r>
      <w:r>
        <w:t xml:space="preserve">is the system bandwidth, and </w:t>
      </w:r>
      <w:r>
        <w:rPr>
          <w:rFonts w:ascii="Cambria" w:eastAsia="Cambria" w:hAnsi="Cambria" w:cs="Cambria"/>
          <w:i/>
        </w:rPr>
        <w:t>λ</w:t>
      </w:r>
      <w:r>
        <w:rPr>
          <w:rFonts w:ascii="Cambria" w:eastAsia="Cambria" w:hAnsi="Cambria" w:cs="Cambria"/>
          <w:i/>
          <w:vertAlign w:val="subscript"/>
        </w:rPr>
        <w:t>c</w:t>
      </w:r>
      <w:r>
        <w:rPr>
          <w:rFonts w:ascii="Cambria" w:eastAsia="Cambria" w:hAnsi="Cambria" w:cs="Cambria"/>
          <w:i/>
          <w:vertAlign w:val="subscript"/>
        </w:rPr>
        <w:t xml:space="preserve"> </w:t>
      </w:r>
      <w:r>
        <w:t>is the wavelength of the center frequency [17], [24], [30].</w:t>
      </w:r>
    </w:p>
    <w:p w:rsidR="00AB14FD" w14:paraId="4CE5B9CE" w14:textId="77777777">
      <w:pPr>
        <w:ind w:left="-15" w:firstLine="199"/>
      </w:pPr>
      <w:r>
        <w:t xml:space="preserve">While (16) provides an efficient solution for planar array imaging problems, its application to irregular scanning geometries requires </w:t>
      </w:r>
      <w:ins w:id="21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discussion of several key issues. Applying the compensation technique in (11) for irregularly </w:t>
      </w:r>
      <w:r>
        <w:t xml:space="preserve">sampled data, the multi-planar data can be </w:t>
      </w:r>
      <w:ins w:id="214" w:author="Paperpal" w:date="2022-01-01T00:30:51Z">
        <w:r>
          <w:t>approximated</w:t>
        </w:r>
      </w:ins>
      <w:del w:id="215" w:author="Paperpal" w:date="2022-01-01T00:30:51Z">
        <w:r>
          <w:delText>approximately</w:delText>
        </w:r>
      </w:del>
      <w:r>
        <w:t xml:space="preserve"> </w:t>
      </w:r>
      <w:ins w:id="216" w:author="Paperpal" w:date="2022-01-01T00:30:51Z">
        <w:r>
          <w:t>by</w:t>
        </w:r>
      </w:ins>
      <w:del w:id="217" w:author="Paperpal" w:date="2022-01-01T00:30:51Z">
        <w:r>
          <w:delText>projected to</w:delText>
        </w:r>
      </w:del>
      <w:r>
        <w:t xml:space="preserve"> planar sampling; however, they are likely non-uniform at the positions </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i/>
        </w:rPr>
        <w:t>,y</w:t>
      </w:r>
      <w:r>
        <w:rPr>
          <w:rFonts w:ascii="Cambria" w:eastAsia="Cambria" w:hAnsi="Cambria" w:cs="Cambria"/>
          <w:vertAlign w:val="superscript"/>
        </w:rPr>
        <w:t>′</w:t>
      </w:r>
      <w:r>
        <w:rPr>
          <w:rFonts w:ascii="Cambria" w:eastAsia="Cambria" w:hAnsi="Cambria" w:cs="Cambria"/>
          <w:i/>
        </w:rPr>
        <w:t>,Z</w:t>
      </w:r>
      <w:r>
        <w:rPr>
          <w:rFonts w:ascii="Cambria" w:eastAsia="Cambria" w:hAnsi="Cambria" w:cs="Cambria"/>
          <w:vertAlign w:val="subscript"/>
        </w:rPr>
        <w:t>0</w:t>
      </w:r>
      <w:r>
        <w:rPr>
          <w:rFonts w:ascii="Cambria" w:eastAsia="Cambria" w:hAnsi="Cambria" w:cs="Cambria"/>
        </w:rPr>
        <w:t xml:space="preserve">) </w:t>
      </w:r>
      <w:r>
        <w:t xml:space="preserve">along the </w:t>
      </w:r>
      <w:r>
        <w:rPr>
          <w:rFonts w:ascii="Cambria" w:eastAsia="Cambria" w:hAnsi="Cambria" w:cs="Cambria"/>
          <w:i/>
        </w:rPr>
        <w:t>x</w:t>
      </w:r>
      <w:r>
        <w:t xml:space="preserve">- and </w:t>
      </w:r>
      <w:r>
        <w:rPr>
          <w:rFonts w:ascii="Cambria" w:eastAsia="Cambria" w:hAnsi="Cambria" w:cs="Cambria"/>
          <w:i/>
        </w:rPr>
        <w:t>y</w:t>
      </w:r>
      <w:r>
        <w:t>-directions. Traditional efficient implementations rely on the common fast Fourier transform (FFT) algorithm, but recent work on non-uniform planar MIMO-SAR [30], [31] and irregular MIMO real aperture radar (MIMO-RAR) [36] imaging has produced solutions using a non-uniform FFT (NUFFT) approach employing fast Gaussian gridding (FGG)</w:t>
      </w:r>
      <w:ins w:id="21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as</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discussed in [37]</w:t>
      </w:r>
      <w:ins w:id="21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for the Fourier transforms and </w:t>
      </w:r>
      <w:r>
        <w:t>Stolt</w:t>
      </w:r>
      <w:r>
        <w:t xml:space="preserve"> interpolation step in (16). The sampling criteria for the </w:t>
      </w:r>
      <w:ins w:id="220" w:author="Paperpal" w:date="2022-01-01T00:30:51Z">
        <w:r>
          <w:t>non-uniform</w:t>
        </w:r>
      </w:ins>
      <w:del w:id="221" w:author="Paperpal" w:date="2022-01-01T00:30:51Z">
        <w:r>
          <w:delText>nonuniform</w:delText>
        </w:r>
      </w:del>
      <w:r>
        <w:t xml:space="preserve"> planar case are discussed in detail in [30], [31], [36] and </w:t>
      </w:r>
      <w:ins w:id="222" w:author="Paperpal" w:date="2022-01-01T00:30:51Z">
        <w:r>
          <w:t>applied</w:t>
        </w:r>
      </w:ins>
      <w:del w:id="223" w:author="Paperpal" w:date="2022-01-01T00:30:51Z">
        <w:r>
          <w:delText>apply</w:delText>
        </w:r>
      </w:del>
      <w:r>
        <w:t xml:space="preserve"> correspondingly to irregular scanning scenarios after multiplanar compensation. Similarly, the FGG-NUFFT technique </w:t>
      </w:r>
      <w:ins w:id="224" w:author="Paperpal" w:date="2022-01-01T00:30:51Z">
        <w:r>
          <w:t>was</w:t>
        </w:r>
      </w:ins>
      <w:del w:id="225" w:author="Paperpal" w:date="2022-01-01T00:30:51Z">
        <w:r>
          <w:delText>is</w:delText>
        </w:r>
      </w:del>
      <w:r>
        <w:t xml:space="preserve"> employed in this study to </w:t>
      </w:r>
      <w:del w:id="226" w:author="Paperpal" w:date="2022-01-01T00:30:51Z">
        <w:r>
          <w:delText xml:space="preserve">efficiently </w:delText>
        </w:r>
      </w:del>
      <w:r>
        <w:t xml:space="preserve">perform </w:t>
      </w:r>
      <w:del w:id="227" w:author="Paperpal" w:date="2022-01-01T00:30:51Z">
        <w:r>
          <w:delText xml:space="preserve">the </w:delText>
        </w:r>
      </w:del>
      <w:r>
        <w:t xml:space="preserve">RMA </w:t>
      </w:r>
      <w:ins w:id="22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efficiently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on irregularly sampled planar data.</w:t>
      </w:r>
    </w:p>
    <w:p w:rsidR="00AB14FD" w14:paraId="241603EE" w14:textId="77777777">
      <w:pPr>
        <w:spacing w:after="73"/>
        <w:ind w:left="-15" w:firstLine="199"/>
      </w:pPr>
      <w:r>
        <w:t xml:space="preserve">For the </w:t>
      </w:r>
      <w:ins w:id="229" w:author="Paperpal" w:date="2022-01-01T00:30:51Z">
        <w:r>
          <w:t>multiplanar</w:t>
        </w:r>
      </w:ins>
      <w:del w:id="230" w:author="Paperpal" w:date="2022-01-01T00:30:51Z">
        <w:r>
          <w:delText>multi-planar</w:delText>
        </w:r>
      </w:del>
      <w:r>
        <w:t xml:space="preserve"> sampling scenario discussed in Section II-A, the RMA cannot be applied directly without multiplanar compensation because the data are sampled on different </w:t>
      </w:r>
      <w:r>
        <w:rPr>
          <w:rFonts w:ascii="Cambria" w:eastAsia="Cambria" w:hAnsi="Cambria" w:cs="Cambria"/>
          <w:i/>
        </w:rPr>
        <w:t>z</w:t>
      </w:r>
      <w:r>
        <w:t xml:space="preserve">-planes, as discussed in Section V. If the RMA is applied to the raw multi-planar data, the forward Fourier transform in (16) is invalid because the data along the </w:t>
      </w:r>
      <w:r>
        <w:rPr>
          <w:rFonts w:ascii="Cambria" w:eastAsia="Cambria" w:hAnsi="Cambria" w:cs="Cambria"/>
          <w:i/>
        </w:rPr>
        <w:t>x</w:t>
      </w:r>
      <w:r>
        <w:rPr>
          <w:rFonts w:ascii="Cambria" w:eastAsia="Cambria" w:hAnsi="Cambria" w:cs="Cambria"/>
          <w:vertAlign w:val="superscript"/>
        </w:rPr>
        <w:t xml:space="preserve">′ </w:t>
      </w:r>
      <w:r>
        <w:t xml:space="preserve">and </w:t>
      </w:r>
      <w:r>
        <w:rPr>
          <w:rFonts w:ascii="Cambria" w:eastAsia="Cambria" w:hAnsi="Cambria" w:cs="Cambria"/>
          <w:i/>
        </w:rPr>
        <w:t>y</w:t>
      </w:r>
      <w:r>
        <w:rPr>
          <w:rFonts w:ascii="Cambria" w:eastAsia="Cambria" w:hAnsi="Cambria" w:cs="Cambria"/>
          <w:vertAlign w:val="superscript"/>
        </w:rPr>
        <w:t>′</w:t>
      </w:r>
      <w:r>
        <w:t xml:space="preserve">-directions are not coplanar and the resulting image will suffer from significant distortion, </w:t>
      </w:r>
      <w:del w:id="231" w:author="Paperpal" w:date="2022-01-01T00:30:51Z">
        <w:r>
          <w:delText xml:space="preserve">in most cases </w:delText>
        </w:r>
      </w:del>
      <w:r>
        <w:t>rendering the resulting images unusable</w:t>
      </w:r>
      <w:ins w:id="23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in most cases</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p>
    <w:p w:rsidR="00AB14FD" w14:paraId="7BA1911B" w14:textId="77777777">
      <w:pPr>
        <w:spacing w:after="152" w:line="259" w:lineRule="auto"/>
        <w:ind w:left="656" w:firstLine="0"/>
        <w:jc w:val="left"/>
      </w:pPr>
      <w:r>
        <w:rPr>
          <w:noProof/>
        </w:rPr>
        <w:drawing>
          <wp:inline distT="0" distB="0" distL="0" distR="0">
            <wp:extent cx="2236935" cy="3191534"/>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206366638" name="Picture 1592"/>
                    <pic:cNvPicPr/>
                  </pic:nvPicPr>
                  <pic:blipFill>
                    <a:blip xmlns:r="http://schemas.openxmlformats.org/officeDocument/2006/relationships" r:embed="rId34"/>
                    <a:stretch>
                      <a:fillRect/>
                    </a:stretch>
                  </pic:blipFill>
                  <pic:spPr>
                    <a:xfrm>
                      <a:off x="0" y="0"/>
                      <a:ext cx="2236935" cy="3191534"/>
                    </a:xfrm>
                    <a:prstGeom prst="rect">
                      <a:avLst/>
                    </a:prstGeom>
                  </pic:spPr>
                </pic:pic>
              </a:graphicData>
            </a:graphic>
          </wp:inline>
        </w:drawing>
      </w:r>
    </w:p>
    <w:p w:rsidR="00AB14FD" w14:paraId="0048BC3D" w14:textId="77777777">
      <w:pPr>
        <w:spacing w:after="270"/>
        <w:ind w:left="-5"/>
      </w:pPr>
      <w:r>
        <w:t>Figure 3: The complete image reconstruction process from irregular sampling compensation to RMA image recovery.</w:t>
      </w:r>
    </w:p>
    <w:tbl>
      <w:tblPr>
        <w:tblStyle w:val="TableGrid"/>
        <w:tblpPr w:vertAnchor="text" w:horzAnchor="margin" w:tblpY="2808"/>
        <w:tblOverlap w:val="never"/>
        <w:tblW w:w="10065" w:type="dxa"/>
        <w:tblInd w:w="0" w:type="dxa"/>
        <w:tblLook w:val="04A0"/>
      </w:tblPr>
      <w:tblGrid>
        <w:gridCol w:w="10065"/>
      </w:tblGrid>
      <w:tr w14:paraId="33FA8B89" w14:textId="77777777">
        <w:tblPrEx>
          <w:tblW w:w="10065" w:type="dxa"/>
          <w:tblInd w:w="0" w:type="dxa"/>
          <w:tblLook w:val="04A0"/>
        </w:tblPrEx>
        <w:trPr>
          <w:trHeight w:val="445"/>
        </w:trPr>
        <w:tc>
          <w:tcPr>
            <w:tcW w:w="10065" w:type="dxa"/>
            <w:tcBorders>
              <w:top w:val="nil"/>
              <w:left w:val="nil"/>
              <w:bottom w:val="nil"/>
              <w:right w:val="nil"/>
            </w:tcBorders>
            <w:vAlign w:val="bottom"/>
          </w:tcPr>
          <w:p w:rsidR="00AB14FD" w14:paraId="016A145B" w14:textId="77777777">
            <w:pPr>
              <w:spacing w:after="152" w:line="259" w:lineRule="auto"/>
              <w:ind w:left="2013" w:firstLine="0"/>
              <w:jc w:val="left"/>
            </w:pPr>
            <w:r>
              <w:rPr>
                <w:noProof/>
              </w:rPr>
              <w:drawing>
                <wp:inline distT="0" distB="0" distL="0" distR="0">
                  <wp:extent cx="3834533" cy="3116119"/>
                  <wp:effectExtent l="0" t="0" r="0" b="0"/>
                  <wp:docPr id="1684" name="Picture 1684"/>
                  <wp:cNvGraphicFramePr/>
                  <a:graphic xmlns:a="http://schemas.openxmlformats.org/drawingml/2006/main">
                    <a:graphicData uri="http://schemas.openxmlformats.org/drawingml/2006/picture">
                      <pic:pic xmlns:pic="http://schemas.openxmlformats.org/drawingml/2006/picture">
                        <pic:nvPicPr>
                          <pic:cNvPr id="1461396133" name="Picture 1684"/>
                          <pic:cNvPicPr/>
                        </pic:nvPicPr>
                        <pic:blipFill>
                          <a:blip xmlns:r="http://schemas.openxmlformats.org/officeDocument/2006/relationships" r:embed="rId35"/>
                          <a:stretch>
                            <a:fillRect/>
                          </a:stretch>
                        </pic:blipFill>
                        <pic:spPr>
                          <a:xfrm>
                            <a:off x="0" y="0"/>
                            <a:ext cx="3834533" cy="3116119"/>
                          </a:xfrm>
                          <a:prstGeom prst="rect">
                            <a:avLst/>
                          </a:prstGeom>
                        </pic:spPr>
                      </pic:pic>
                    </a:graphicData>
                  </a:graphic>
                </wp:inline>
              </w:drawing>
            </w:r>
          </w:p>
          <w:p w:rsidR="00AB14FD" w14:paraId="5D9B9045" w14:textId="77777777">
            <w:pPr>
              <w:spacing w:after="0" w:line="259" w:lineRule="auto"/>
              <w:ind w:left="0" w:firstLine="0"/>
            </w:pPr>
            <w:r>
              <w:t xml:space="preserve">Figure 4: System design for 3-D scanner with radar mounted on planar </w:t>
            </w:r>
            <w:r>
              <w:rPr>
                <w:rFonts w:ascii="Cambria" w:eastAsia="Cambria" w:hAnsi="Cambria" w:cs="Cambria"/>
                <w:i/>
              </w:rPr>
              <w:t>x</w:t>
            </w:r>
            <w:r>
              <w:t>-</w:t>
            </w:r>
            <w:r>
              <w:rPr>
                <w:rFonts w:ascii="Cambria" w:eastAsia="Cambria" w:hAnsi="Cambria" w:cs="Cambria"/>
                <w:i/>
              </w:rPr>
              <w:t xml:space="preserve">y </w:t>
            </w:r>
            <w:r>
              <w:t xml:space="preserve">rails and target mounted on a linear </w:t>
            </w:r>
            <w:r>
              <w:rPr>
                <w:rFonts w:ascii="Cambria" w:eastAsia="Cambria" w:hAnsi="Cambria" w:cs="Cambria"/>
                <w:i/>
              </w:rPr>
              <w:t xml:space="preserve">z </w:t>
            </w:r>
            <w:r>
              <w:t>rail. The TI radar, data capture card, and mechanical scanner are controlled by MATLAB via USB serial interface.</w:t>
            </w:r>
          </w:p>
        </w:tc>
      </w:tr>
    </w:tbl>
    <w:p w:rsidR="00AB14FD" w14:paraId="2DC7C51C" w14:textId="77777777">
      <w:pPr>
        <w:ind w:left="-15" w:firstLine="199"/>
      </w:pPr>
      <w:r>
        <w:t xml:space="preserve">Sampling considerations for image reconstruction </w:t>
      </w:r>
      <w:ins w:id="233" w:author="Paperpal" w:date="2022-01-01T00:30:51Z">
        <w:r>
          <w:t>remained</w:t>
        </w:r>
      </w:ins>
      <w:del w:id="234" w:author="Paperpal" w:date="2022-01-01T00:30:51Z">
        <w:r>
          <w:delText>remain</w:delText>
        </w:r>
      </w:del>
      <w:r>
        <w:t xml:space="preserve"> identical to those in analyses elsewhere [17], [29], after the multi-planar compensation algorithm. </w:t>
      </w:r>
      <w:ins w:id="23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ins w:id="236" w:author="Paperpal" w:date="2022-01-01T00:30:51Z">
        <w:r>
          <w:t>baseband</w:t>
        </w:r>
      </w:ins>
      <w:del w:id="237" w:author="Paperpal" w:date="2022-01-01T00:30:51Z">
        <w:r>
          <w:delText>Baseband</w:delText>
        </w:r>
      </w:del>
      <w:r>
        <w:t xml:space="preserve"> frequency sampling criteria can be determined </w:t>
      </w:r>
      <w:ins w:id="238" w:author="Paperpal" w:date="2022-01-01T00:30:51Z">
        <w:r>
          <w:t>using</w:t>
        </w:r>
      </w:ins>
      <w:del w:id="239" w:author="Paperpal" w:date="2022-01-01T00:30:51Z">
        <w:r>
          <w:delText>by</w:delText>
        </w:r>
      </w:del>
      <w:r>
        <w:t xml:space="preserve"> the maximum range for a given application. As given in [38], the maximum frequency sampling interval is given by </w:t>
      </w:r>
      <w:r>
        <w:rPr>
          <w:rFonts w:ascii="Cambria" w:eastAsia="Cambria" w:hAnsi="Cambria" w:cs="Cambria"/>
        </w:rPr>
        <w:t>∆</w:t>
      </w:r>
      <w:r>
        <w:rPr>
          <w:rFonts w:ascii="Cambria" w:eastAsia="Cambria" w:hAnsi="Cambria" w:cs="Cambria"/>
          <w:i/>
        </w:rPr>
        <w:t>f &lt; c/</w:t>
      </w:r>
      <w:r>
        <w:rPr>
          <w:rFonts w:ascii="Cambria" w:eastAsia="Cambria" w:hAnsi="Cambria" w:cs="Cambria"/>
        </w:rPr>
        <w:t>(2</w:t>
      </w:r>
      <w:r>
        <w:rPr>
          <w:rFonts w:ascii="Cambria" w:eastAsia="Cambria" w:hAnsi="Cambria" w:cs="Cambria"/>
          <w:i/>
        </w:rPr>
        <w:t>R</w:t>
      </w:r>
      <w:r>
        <w:rPr>
          <w:vertAlign w:val="subscript"/>
        </w:rPr>
        <w:t>max</w:t>
      </w:r>
      <w:r>
        <w:rPr>
          <w:rFonts w:ascii="Cambria" w:eastAsia="Cambria" w:hAnsi="Cambria" w:cs="Cambria"/>
        </w:rPr>
        <w:t>)</w:t>
      </w:r>
      <w:r>
        <w:t xml:space="preserve">, where </w:t>
      </w:r>
      <w:r>
        <w:rPr>
          <w:rFonts w:ascii="Cambria" w:eastAsia="Cambria" w:hAnsi="Cambria" w:cs="Cambria"/>
          <w:i/>
        </w:rPr>
        <w:t>R</w:t>
      </w:r>
      <w:r>
        <w:rPr>
          <w:vertAlign w:val="subscript"/>
        </w:rPr>
        <w:t>max</w:t>
      </w:r>
      <w:r>
        <w:rPr>
          <w:vertAlign w:val="subscript"/>
        </w:rPr>
        <w:t xml:space="preserve"> </w:t>
      </w:r>
      <w:r>
        <w:t xml:space="preserve">is the maximum target range. </w:t>
      </w:r>
      <w:ins w:id="240" w:author="Paperpal" w:date="2022-01-01T00:30:51Z">
        <w:r>
          <w:t>Although</w:t>
        </w:r>
      </w:ins>
      <w:del w:id="241" w:author="Paperpal" w:date="2022-01-01T00:30:51Z">
        <w:r>
          <w:delText>While</w:delText>
        </w:r>
      </w:del>
      <w:r>
        <w:t xml:space="preserve"> spatial sampling criteria are not guaranteed for irregular SAR scanning if the relationship between the capture rate of the radar and the velocity of the radar platform is tuned appropriately during system design, </w:t>
      </w:r>
      <w:r>
        <w:t>undersampling</w:t>
      </w:r>
      <w:r>
        <w:t xml:space="preserve"> artifacts are minimal in most cases [10]</w:t>
      </w:r>
      <w:r>
        <w:t>–[</w:t>
      </w:r>
      <w:r>
        <w:t xml:space="preserve">13]. To avoid spatial </w:t>
      </w:r>
      <w:r>
        <w:t>undersampling</w:t>
      </w:r>
      <w:r>
        <w:t xml:space="preserve">, the lower bound of the pulse repetition frequency (PRF) can be computed </w:t>
      </w:r>
      <w:ins w:id="242" w:author="Paperpal" w:date="2022-01-01T00:30:51Z">
        <w:r>
          <w:t>using</w:t>
        </w:r>
      </w:ins>
      <w:del w:id="243" w:author="Paperpal" w:date="2022-01-01T00:30:51Z">
        <w:r>
          <w:delText>by</w:delText>
        </w:r>
      </w:del>
      <w:r>
        <w:t xml:space="preserve"> PRF </w:t>
      </w:r>
      <w:r>
        <w:rPr>
          <w:rFonts w:ascii="Cambria" w:eastAsia="Cambria" w:hAnsi="Cambria" w:cs="Cambria"/>
          <w:i/>
        </w:rPr>
        <w:t xml:space="preserve">&gt; </w:t>
      </w:r>
      <w:r>
        <w:rPr>
          <w:rFonts w:ascii="Cambria" w:eastAsia="Cambria" w:hAnsi="Cambria" w:cs="Cambria"/>
        </w:rPr>
        <w:t>4</w:t>
      </w:r>
      <w:r>
        <w:rPr>
          <w:rFonts w:ascii="Cambria" w:eastAsia="Cambria" w:hAnsi="Cambria" w:cs="Cambria"/>
          <w:i/>
        </w:rPr>
        <w:t>v</w:t>
      </w:r>
      <w:r>
        <w:rPr>
          <w:vertAlign w:val="subscript"/>
        </w:rPr>
        <w:t>max</w:t>
      </w:r>
      <w:r>
        <w:rPr>
          <w:rFonts w:ascii="Cambria" w:eastAsia="Cambria" w:hAnsi="Cambria" w:cs="Cambria"/>
          <w:i/>
        </w:rPr>
        <w:t>/</w:t>
      </w:r>
      <w:r>
        <w:rPr>
          <w:rFonts w:ascii="Cambria" w:eastAsia="Cambria" w:hAnsi="Cambria" w:cs="Cambria"/>
          <w:i/>
        </w:rPr>
        <w:t>λ</w:t>
      </w:r>
      <w:r>
        <w:rPr>
          <w:rFonts w:ascii="Cambria" w:eastAsia="Cambria" w:hAnsi="Cambria" w:cs="Cambria"/>
          <w:i/>
          <w:vertAlign w:val="subscript"/>
        </w:rPr>
        <w:t>c</w:t>
      </w:r>
      <w:r>
        <w:t xml:space="preserve">, where </w:t>
      </w:r>
      <w:r>
        <w:rPr>
          <w:rFonts w:ascii="Cambria" w:eastAsia="Cambria" w:hAnsi="Cambria" w:cs="Cambria"/>
          <w:i/>
        </w:rPr>
        <w:t>v</w:t>
      </w:r>
      <w:r>
        <w:rPr>
          <w:vertAlign w:val="subscript"/>
        </w:rPr>
        <w:t>max</w:t>
      </w:r>
      <w:r>
        <w:rPr>
          <w:vertAlign w:val="subscript"/>
        </w:rPr>
        <w:t xml:space="preserve"> </w:t>
      </w:r>
      <w:r>
        <w:t xml:space="preserve">is the maximum velocity for a certain application. For example, assuming </w:t>
      </w:r>
      <w:ins w:id="24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that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maximum velocity of </w:t>
      </w:r>
      <w:ins w:id="245" w:author="Paperpal" w:date="2022-01-01T00:30:51Z">
        <w:r>
          <w:t>the</w:t>
        </w:r>
      </w:ins>
      <w:del w:id="246" w:author="Paperpal" w:date="2022-01-01T00:30:51Z">
        <w:r>
          <w:delText>a</w:delText>
        </w:r>
      </w:del>
      <w:r>
        <w:t xml:space="preserve"> human hand for a freehand SAR is 1 m/s and a center frequency of 79 GHz, the lower bound of the PRF is approximately 1.06 kHz. It is important to note that the number of captures increases proportionally to the PRF; hence, at high velocities, </w:t>
      </w:r>
      <w:r>
        <w:t>a large number of</w:t>
      </w:r>
      <w:r>
        <w:t xml:space="preserve"> samples </w:t>
      </w:r>
      <w:ins w:id="247" w:author="Paperpal" w:date="2022-01-01T00:30:51Z">
        <w:r>
          <w:t>are</w:t>
        </w:r>
      </w:ins>
      <w:del w:id="248" w:author="Paperpal" w:date="2022-01-01T00:30:51Z">
        <w:r>
          <w:delText>will be</w:delText>
        </w:r>
      </w:del>
      <w:r>
        <w:t xml:space="preserve"> captured. </w:t>
      </w:r>
      <w:ins w:id="24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ins w:id="250" w:author="Paperpal" w:date="2022-01-01T00:30:51Z">
        <w:r>
          <w:t>computational</w:t>
        </w:r>
      </w:ins>
      <w:del w:id="251" w:author="Paperpal" w:date="2022-01-01T00:30:51Z">
        <w:r>
          <w:delText>Computational</w:delText>
        </w:r>
      </w:del>
      <w:r>
        <w:t xml:space="preserve"> performance of traditional techniques</w:t>
      </w:r>
      <w:ins w:id="252" w:author="Paperpal" w:date="2022-01-01T00:30:51Z">
        <w:r>
          <w:t xml:space="preserve"> that</w:t>
        </w:r>
      </w:ins>
      <w:del w:id="253" w:author="Paperpal" w:date="2022-01-01T00:30:51Z">
        <w:r>
          <w:delText>,</w:delText>
        </w:r>
      </w:del>
      <w:r>
        <w:t xml:space="preserve"> </w:t>
      </w:r>
      <w:ins w:id="254" w:author="Paperpal" w:date="2022-01-01T00:30:51Z">
        <w:r>
          <w:t>employ</w:t>
        </w:r>
      </w:ins>
      <w:del w:id="255" w:author="Paperpal" w:date="2022-01-01T00:30:51Z">
        <w:r>
          <w:delText>employing</w:delText>
        </w:r>
      </w:del>
      <w:r>
        <w:t xml:space="preserve"> </w:t>
      </w:r>
      <w:del w:id="256" w:author="Paperpal" w:date="2022-01-01T00:30:51Z">
        <w:r>
          <w:delText xml:space="preserve">the </w:delText>
        </w:r>
      </w:del>
      <w:r>
        <w:t>BPA</w:t>
      </w:r>
      <w:del w:id="257" w:author="Paperpal" w:date="2022-01-01T00:30:51Z">
        <w:r>
          <w:delText>,</w:delText>
        </w:r>
      </w:del>
      <w:r>
        <w:t xml:space="preserve"> degrades substantially when many samples are captured. On the other hand, </w:t>
      </w:r>
      <w:ins w:id="25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ins w:id="259" w:author="Paperpal" w:date="2022-01-01T00:30:51Z">
        <w:r>
          <w:t>signal-to-noise</w:t>
        </w:r>
      </w:ins>
      <w:del w:id="260" w:author="Paperpal" w:date="2022-01-01T00:30:51Z">
        <w:r>
          <w:delText>signal-</w:delText>
        </w:r>
      </w:del>
      <w:del w:id="261" w:author="Paperpal" w:date="2022-01-01T00:30:51Z">
        <w:r>
          <w:delText>tonoise</w:delText>
        </w:r>
      </w:del>
      <w:r>
        <w:t xml:space="preserve"> ratio can be improved by increasing the number of samples</w:t>
      </w:r>
      <w:del w:id="262" w:author="Paperpal" w:date="2022-01-01T00:30:51Z">
        <w:r>
          <w:delText>,</w:delText>
        </w:r>
      </w:del>
      <w:r>
        <w:t xml:space="preserve"> at the cost of </w:t>
      </w:r>
      <w:ins w:id="26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an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increased computational burden. Hence, an efficient algorithm for </w:t>
      </w:r>
      <w:ins w:id="264" w:author="Paperpal" w:date="2022-01-01T00:30:51Z">
        <w:r>
          <w:t>multiplanar</w:t>
        </w:r>
      </w:ins>
      <w:del w:id="265" w:author="Paperpal" w:date="2022-01-01T00:30:51Z">
        <w:r>
          <w:delText>multi-planar</w:delText>
        </w:r>
      </w:del>
      <w:r>
        <w:t xml:space="preserve"> MIMO-SAR imaging is required to enable many such technologies.</w:t>
      </w:r>
    </w:p>
    <w:p w:rsidR="00AB14FD" w14:paraId="63E1A1CE" w14:textId="77777777">
      <w:pPr>
        <w:ind w:left="-15" w:firstLine="199"/>
      </w:pPr>
      <w:r>
        <w:t xml:space="preserve">In terms of computational complexity, our proposed algorithm offers a significant advantage over existing </w:t>
      </w:r>
      <w:r>
        <w:t>techniques in the literature [7], [10]</w:t>
      </w:r>
      <w:r>
        <w:t>–[</w:t>
      </w:r>
      <w:r>
        <w:t xml:space="preserve">13], [26], [27], which employ </w:t>
      </w:r>
      <w:del w:id="266" w:author="Paperpal" w:date="2022-01-01T00:30:51Z">
        <w:r>
          <w:delText xml:space="preserve">the </w:delText>
        </w:r>
      </w:del>
      <w:r>
        <w:t xml:space="preserve">BPA, whose computational complexity is on the order of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vertAlign w:val="superscript"/>
        </w:rPr>
        <w:t>6</w:t>
      </w:r>
      <w:r>
        <w:rPr>
          <w:rFonts w:ascii="Cambria" w:eastAsia="Cambria" w:hAnsi="Cambria" w:cs="Cambria"/>
        </w:rPr>
        <w:t xml:space="preserve">) </w:t>
      </w:r>
      <w:r>
        <w:t xml:space="preserve">[20], [31]. The time complexity of the RMA and its FGG-NUFFT variants are investigated in the literature [31], [36] and the multi-planar compensation step proposed in this article presents negligible computational expense to the RMA, which is on the order of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vertAlign w:val="superscript"/>
        </w:rPr>
        <w:t xml:space="preserve">3 </w:t>
      </w:r>
      <w:r>
        <w:rPr>
          <w:rFonts w:ascii="Cambria" w:eastAsia="Cambria" w:hAnsi="Cambria" w:cs="Cambria"/>
        </w:rPr>
        <w:t>log</w:t>
      </w:r>
      <w:r>
        <w:rPr>
          <w:rFonts w:ascii="Cambria" w:eastAsia="Cambria" w:hAnsi="Cambria" w:cs="Cambria"/>
          <w:i/>
        </w:rPr>
        <w:t>N</w:t>
      </w:r>
      <w:r>
        <w:rPr>
          <w:rFonts w:ascii="Cambria" w:eastAsia="Cambria" w:hAnsi="Cambria" w:cs="Cambria"/>
        </w:rPr>
        <w:t xml:space="preserve">) </w:t>
      </w:r>
      <w:r>
        <w:t xml:space="preserve">[19], [29]. Hence, as discussed in Section V, the algorithm proposed in this article offers comparable imaging performance to </w:t>
      </w:r>
      <w:del w:id="267" w:author="Paperpal" w:date="2022-01-01T00:30:51Z">
        <w:r>
          <w:delText xml:space="preserve">the </w:delText>
        </w:r>
      </w:del>
      <w:r>
        <w:t>BPA with tractable execution time for mobile platforms</w:t>
      </w:r>
      <w:ins w:id="26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w:t>
      </w:r>
      <w:r>
        <w:t>similar to</w:t>
      </w:r>
      <w:r>
        <w:t xml:space="preserve"> </w:t>
      </w:r>
      <w:del w:id="269" w:author="Paperpal" w:date="2022-01-01T00:30:51Z">
        <w:r>
          <w:delText xml:space="preserve">the </w:delText>
        </w:r>
      </w:del>
      <w:r>
        <w:t>RMA.</w:t>
      </w:r>
    </w:p>
    <w:p w:rsidR="00AB14FD" w14:paraId="6209457C" w14:textId="77777777">
      <w:pPr>
        <w:spacing w:after="246"/>
        <w:ind w:left="-15" w:firstLine="199"/>
      </w:pPr>
      <w:ins w:id="270" w:author="Paperpal" w:date="2022-01-01T00:30:51Z">
        <w:r>
          <w:t>A</w:t>
        </w:r>
      </w:ins>
      <w:del w:id="271" w:author="Paperpal" w:date="2022-01-01T00:30:51Z">
        <w:r>
          <w:delText>The</w:delText>
        </w:r>
      </w:del>
      <w:r>
        <w:t xml:space="preserve"> novel enhanced reconstruction process for efficient near-field SAR imaging with irregular scanning geometries is </w:t>
      </w:r>
      <w:ins w:id="272" w:author="Paperpal" w:date="2022-01-01T00:30:51Z">
        <w:r>
          <w:t>shown</w:t>
        </w:r>
      </w:ins>
      <w:del w:id="273" w:author="Paperpal" w:date="2022-01-01T00:30:51Z">
        <w:r>
          <w:delText>summarized</w:delText>
        </w:r>
      </w:del>
      <w:r>
        <w:t xml:space="preserve"> in Fig. 3. Using the analysis in Section II, irregular scanning geometries can be modeled as </w:t>
      </w:r>
      <w:ins w:id="274" w:author="Paperpal" w:date="2022-01-01T00:30:51Z">
        <w:r>
          <w:t>multiplanar</w:t>
        </w:r>
      </w:ins>
      <w:del w:id="275" w:author="Paperpal" w:date="2022-01-01T00:30:51Z">
        <w:r>
          <w:delText>multi-planar</w:delText>
        </w:r>
      </w:del>
      <w:r>
        <w:t xml:space="preserve"> sampling scenarios, as shown in Fig. 1, and compensated by removing the residual phase </w:t>
      </w:r>
      <w:ins w:id="276" w:author="Paperpal" w:date="2022-01-01T00:30:51Z">
        <w:r>
          <w:t>owing</w:t>
        </w:r>
      </w:ins>
      <w:del w:id="277" w:author="Paperpal" w:date="2022-01-01T00:30:51Z">
        <w:r>
          <w:delText>due</w:delText>
        </w:r>
      </w:del>
      <w:r>
        <w:t xml:space="preserve"> to the </w:t>
      </w:r>
      <w:ins w:id="278" w:author="Paperpal" w:date="2022-01-01T00:30:51Z">
        <w:r>
          <w:t>multiplanar</w:t>
        </w:r>
      </w:ins>
      <w:del w:id="279" w:author="Paperpal" w:date="2022-01-01T00:30:51Z">
        <w:r>
          <w:delText>multi-planar</w:delText>
        </w:r>
      </w:del>
      <w:r>
        <w:t xml:space="preserve"> multistatic conditions. The key difference between </w:t>
      </w:r>
      <w:del w:id="280" w:author="Paperpal" w:date="2022-01-01T00:30:51Z">
        <w:r>
          <w:delText xml:space="preserve">the </w:delText>
        </w:r>
      </w:del>
      <w:r>
        <w:t xml:space="preserve">traditional RMA and the proposed algorithm is the </w:t>
      </w:r>
      <w:ins w:id="281" w:author="Paperpal" w:date="2022-01-01T00:30:51Z">
        <w:r>
          <w:t>alignment</w:t>
        </w:r>
      </w:ins>
      <w:del w:id="282" w:author="Paperpal" w:date="2022-01-01T00:30:51Z">
        <w:r>
          <w:delText>aligning</w:delText>
        </w:r>
      </w:del>
      <w:r>
        <w:t xml:space="preserve"> of the multi-planar multistatic (MIMO-SAR) data to virtual planar monostatic data. This crucial step compensates for both the sampling irregularities and multistatic MIMO effects simultaneously, while significantly reducing the dimensionality, from 6-D </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T</w:t>
      </w:r>
      <w:r>
        <w:rPr>
          <w:rFonts w:ascii="Cambria" w:eastAsia="Cambria" w:hAnsi="Cambria" w:cs="Cambria"/>
          <w:i/>
        </w:rPr>
        <w:t>,x</w:t>
      </w:r>
      <w:r>
        <w:rPr>
          <w:rFonts w:ascii="Cambria" w:eastAsia="Cambria" w:hAnsi="Cambria" w:cs="Cambria"/>
          <w:i/>
          <w:vertAlign w:val="subscript"/>
        </w:rPr>
        <w:t>R</w:t>
      </w:r>
      <w:r>
        <w:rPr>
          <w:rFonts w:ascii="Cambria" w:eastAsia="Cambria" w:hAnsi="Cambria" w:cs="Cambria"/>
          <w:i/>
        </w:rPr>
        <w:t>,y</w:t>
      </w:r>
      <w:r>
        <w:rPr>
          <w:rFonts w:ascii="Cambria" w:eastAsia="Cambria" w:hAnsi="Cambria" w:cs="Cambria"/>
          <w:i/>
          <w:vertAlign w:val="subscript"/>
        </w:rPr>
        <w:t>T</w:t>
      </w:r>
      <w:r>
        <w:rPr>
          <w:rFonts w:ascii="Cambria" w:eastAsia="Cambria" w:hAnsi="Cambria" w:cs="Cambria"/>
          <w:i/>
        </w:rPr>
        <w:t>,y</w:t>
      </w:r>
      <w:r>
        <w:rPr>
          <w:rFonts w:ascii="Cambria" w:eastAsia="Cambria" w:hAnsi="Cambria" w:cs="Cambria"/>
          <w:i/>
          <w:vertAlign w:val="subscript"/>
        </w:rPr>
        <w:t>R</w:t>
      </w:r>
      <w:r>
        <w:rPr>
          <w:rFonts w:ascii="Cambria" w:eastAsia="Cambria" w:hAnsi="Cambria" w:cs="Cambria"/>
          <w:i/>
        </w:rPr>
        <w:t>,z</w:t>
      </w:r>
      <w:r>
        <w:rPr>
          <w:rFonts w:ascii="Cambria" w:eastAsia="Cambria" w:hAnsi="Cambria" w:cs="Cambria"/>
          <w:i/>
          <w:vertAlign w:val="subscript"/>
        </w:rPr>
        <w:t>ℓ</w:t>
      </w:r>
      <w:r>
        <w:rPr>
          <w:rFonts w:ascii="Cambria" w:eastAsia="Cambria" w:hAnsi="Cambria" w:cs="Cambria"/>
          <w:i/>
        </w:rPr>
        <w:t>,f</w:t>
      </w:r>
      <w:r>
        <w:rPr>
          <w:rFonts w:ascii="Cambria" w:eastAsia="Cambria" w:hAnsi="Cambria" w:cs="Cambria"/>
        </w:rPr>
        <w:t xml:space="preserve">) </w:t>
      </w:r>
      <w:r>
        <w:t xml:space="preserve">to 3-D </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i/>
        </w:rPr>
        <w:t>,y</w:t>
      </w:r>
      <w:r>
        <w:rPr>
          <w:rFonts w:ascii="Cambria" w:eastAsia="Cambria" w:hAnsi="Cambria" w:cs="Cambria"/>
          <w:vertAlign w:val="superscript"/>
        </w:rPr>
        <w:t>′</w:t>
      </w:r>
      <w:r>
        <w:rPr>
          <w:rFonts w:ascii="Cambria" w:eastAsia="Cambria" w:hAnsi="Cambria" w:cs="Cambria"/>
          <w:i/>
        </w:rPr>
        <w:t>,f</w:t>
      </w:r>
      <w:r>
        <w:rPr>
          <w:rFonts w:ascii="Cambria" w:eastAsia="Cambria" w:hAnsi="Cambria" w:cs="Cambria"/>
        </w:rPr>
        <w:t>)</w:t>
      </w:r>
      <w:r>
        <w:t xml:space="preserve">, and subsequently </w:t>
      </w:r>
      <w:ins w:id="28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computational complexity. Subsequently, virtual planar monostatic data </w:t>
      </w:r>
      <w:ins w:id="284" w:author="Paperpal" w:date="2022-01-01T00:30:51Z">
        <w:r>
          <w:t>were</w:t>
        </w:r>
      </w:ins>
      <w:del w:id="285" w:author="Paperpal" w:date="2022-01-01T00:30:51Z">
        <w:r>
          <w:delText>are</w:delText>
        </w:r>
      </w:del>
      <w:r>
        <w:t xml:space="preserve"> used to </w:t>
      </w:r>
      <w:ins w:id="28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efficiently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recover the image </w:t>
      </w:r>
      <w:del w:id="287" w:author="Paperpal" w:date="2022-01-01T00:30:51Z">
        <w:r>
          <w:delText xml:space="preserve">efficiently </w:delText>
        </w:r>
      </w:del>
      <w:r>
        <w:t xml:space="preserve">using </w:t>
      </w:r>
      <w:del w:id="288" w:author="Paperpal" w:date="2022-01-01T00:30:51Z">
        <w:r>
          <w:delText xml:space="preserve">the </w:delText>
        </w:r>
      </w:del>
      <w:r>
        <w:t xml:space="preserve">RMA. In simulation and empirical studies on irregular SAR scanning geometries, the proposed algorithm is applied to efficiently produce </w:t>
      </w:r>
      <w:r>
        <w:t xml:space="preserve">high-resolution 3-D images previously infeasible </w:t>
      </w:r>
      <w:ins w:id="289" w:author="Paperpal" w:date="2022-01-01T00:30:51Z">
        <w:r>
          <w:t>owing</w:t>
        </w:r>
      </w:ins>
      <w:del w:id="290" w:author="Paperpal" w:date="2022-01-01T00:30:51Z">
        <w:r>
          <w:delText>due</w:delText>
        </w:r>
      </w:del>
      <w:r>
        <w:t xml:space="preserve"> to algorithmic deficiencies.</w:t>
      </w:r>
    </w:p>
    <w:p w:rsidR="00AB14FD" w14:paraId="18BB843C" w14:textId="77777777">
      <w:pPr>
        <w:pStyle w:val="Heading2"/>
        <w:ind w:left="15"/>
      </w:pPr>
      <w:r>
        <w:t>IV. MULTI-PLANAR MULTISTATIC IMAGING HARDWARE</w:t>
      </w:r>
    </w:p>
    <w:p w:rsidR="00AB14FD" w14:paraId="6CCCB1A2" w14:textId="77777777">
      <w:pPr>
        <w:pStyle w:val="Heading3"/>
        <w:ind w:left="15"/>
      </w:pPr>
      <w:r>
        <w:t>PROTOTYPE</w:t>
      </w:r>
    </w:p>
    <w:p w:rsidR="00AB14FD" w14:paraId="03C78AC4" w14:textId="77777777">
      <w:pPr>
        <w:spacing w:after="69"/>
        <w:ind w:left="-5"/>
      </w:pPr>
      <w:r>
        <w:t xml:space="preserve">In this section, we discuss the hardware prototype implementation for empirically validating the proposed imaging algorithm by collecting </w:t>
      </w:r>
      <w:ins w:id="291" w:author="Paperpal" w:date="2022-01-01T00:30:51Z">
        <w:r>
          <w:t>multiplanar</w:t>
        </w:r>
      </w:ins>
      <w:del w:id="292" w:author="Paperpal" w:date="2022-01-01T00:30:51Z">
        <w:r>
          <w:delText>multi-planar</w:delText>
        </w:r>
      </w:del>
      <w:r>
        <w:t xml:space="preserve"> multistatic SAR data. The hardware architecture of the mmWave imaging system is </w:t>
      </w:r>
      <w:ins w:id="293" w:author="Paperpal" w:date="2022-01-01T00:30:51Z">
        <w:r>
          <w:t>illustrated</w:t>
        </w:r>
      </w:ins>
      <w:del w:id="294" w:author="Paperpal" w:date="2022-01-01T00:30:51Z">
        <w:r>
          <w:delText>detailed</w:delText>
        </w:r>
      </w:del>
      <w:r>
        <w:t xml:space="preserve"> in Fig. 4. </w:t>
      </w:r>
      <w:del w:id="295" w:author="Paperpal" w:date="2022-01-01T00:30:51Z">
        <w:r>
          <w:delText xml:space="preserve">A </w:delText>
        </w:r>
      </w:del>
      <w:r>
        <w:t xml:space="preserve">Texas Instruments (TI) mmWave MIMO radar </w:t>
      </w:r>
      <w:ins w:id="296" w:author="Paperpal" w:date="2022-01-01T00:30:51Z">
        <w:r>
          <w:t>was</w:t>
        </w:r>
      </w:ins>
      <w:del w:id="297" w:author="Paperpal" w:date="2022-01-01T00:30:51Z">
        <w:r>
          <w:delText>is</w:delText>
        </w:r>
      </w:del>
      <w:r>
        <w:t xml:space="preserve"> mounted on an </w:t>
      </w:r>
      <w:r>
        <w:rPr>
          <w:rFonts w:ascii="Cambria" w:eastAsia="Cambria" w:hAnsi="Cambria" w:cs="Cambria"/>
          <w:i/>
        </w:rPr>
        <w:t>x</w:t>
      </w:r>
      <w:r>
        <w:t>-</w:t>
      </w:r>
      <w:r>
        <w:rPr>
          <w:rFonts w:ascii="Cambria" w:eastAsia="Cambria" w:hAnsi="Cambria" w:cs="Cambria"/>
          <w:i/>
        </w:rPr>
        <w:t xml:space="preserve">y </w:t>
      </w:r>
      <w:r>
        <w:t xml:space="preserve">planar scanner. The TI AWR1443BOOST radar with </w:t>
      </w:r>
      <w:ins w:id="29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4 GHz bandwidth from 77 GHz to 81 GHz is mounted </w:t>
      </w:r>
      <w:ins w:id="299" w:author="Paperpal" w:date="2022-01-01T00:30:51Z">
        <w:r>
          <w:t>on</w:t>
        </w:r>
      </w:ins>
      <w:del w:id="300" w:author="Paperpal" w:date="2022-01-01T00:30:51Z">
        <w:r>
          <w:delText>to</w:delText>
        </w:r>
      </w:del>
      <w:r>
        <w:t xml:space="preserve"> a TI mmWave-</w:t>
      </w:r>
      <w:r>
        <w:t>Devpack</w:t>
      </w:r>
      <w:r>
        <w:t xml:space="preserve"> and TSW1400 data capture card to store the data from the SAR scan and transfer it to the PC</w:t>
      </w:r>
      <w:ins w:id="301"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where the image recovery algorithm is implemented in MATLAB. </w:t>
      </w:r>
      <w:del w:id="302" w:author="Paperpal" w:date="2022-01-01T00:30:51Z">
        <w:r>
          <w:delText xml:space="preserve">The </w:delText>
        </w:r>
      </w:del>
      <w:r>
        <w:t xml:space="preserve">TI AWR1443BOOST is equipped with a MIMO array consisting of two Tx elements spaced by </w:t>
      </w:r>
      <w:r>
        <w:rPr>
          <w:rFonts w:ascii="Cambria" w:eastAsia="Cambria" w:hAnsi="Cambria" w:cs="Cambria"/>
        </w:rPr>
        <w:t>2</w:t>
      </w:r>
      <w:r>
        <w:rPr>
          <w:rFonts w:ascii="Cambria" w:eastAsia="Cambria" w:hAnsi="Cambria" w:cs="Cambria"/>
          <w:i/>
        </w:rPr>
        <w:t>λ</w:t>
      </w:r>
      <w:r>
        <w:rPr>
          <w:rFonts w:ascii="Cambria" w:eastAsia="Cambria" w:hAnsi="Cambria" w:cs="Cambria"/>
          <w:i/>
          <w:vertAlign w:val="subscript"/>
        </w:rPr>
        <w:t xml:space="preserve">c </w:t>
      </w:r>
      <w:r>
        <w:t xml:space="preserve">and four Rx elements spaced by </w:t>
      </w:r>
      <w:r>
        <w:rPr>
          <w:rFonts w:ascii="Cambria" w:eastAsia="Cambria" w:hAnsi="Cambria" w:cs="Cambria"/>
          <w:i/>
        </w:rPr>
        <w:t>λ</w:t>
      </w:r>
      <w:r>
        <w:rPr>
          <w:rFonts w:ascii="Cambria" w:eastAsia="Cambria" w:hAnsi="Cambria" w:cs="Cambria"/>
          <w:i/>
          <w:vertAlign w:val="subscript"/>
        </w:rPr>
        <w:t>c</w:t>
      </w:r>
      <w:r>
        <w:rPr>
          <w:rFonts w:ascii="Cambria" w:eastAsia="Cambria" w:hAnsi="Cambria" w:cs="Cambria"/>
          <w:i/>
        </w:rPr>
        <w:t>/</w:t>
      </w:r>
      <w:r>
        <w:rPr>
          <w:rFonts w:ascii="Cambria" w:eastAsia="Cambria" w:hAnsi="Cambria" w:cs="Cambria"/>
        </w:rPr>
        <w:t xml:space="preserve">2 </w:t>
      </w:r>
      <w:r>
        <w:t xml:space="preserve">[17]. </w:t>
      </w:r>
      <w:ins w:id="303" w:author="Paperpal" w:date="2022-01-01T00:30:51Z">
        <w:r>
          <w:t>Although</w:t>
        </w:r>
      </w:ins>
      <w:del w:id="304" w:author="Paperpal" w:date="2022-01-01T00:30:51Z">
        <w:r>
          <w:delText>While</w:delText>
        </w:r>
      </w:del>
      <w:r>
        <w:t xml:space="preserve"> 5G and IoT applications commonly employ an OFDM modulation scheme, the TI radar employed for the following experiments is limited to FMCW signaling. </w:t>
      </w:r>
      <w:ins w:id="305" w:author="Paperpal" w:date="2022-01-01T00:30:51Z">
        <w:r>
          <w:t>In contrast</w:t>
        </w:r>
      </w:ins>
      <w:del w:id="306" w:author="Paperpal" w:date="2022-01-01T00:30:51Z">
        <w:r>
          <w:delText>On the other hand</w:delText>
        </w:r>
      </w:del>
      <w:r>
        <w:t xml:space="preserve">, FMCW radar has been utilized for smartphone applications, notably </w:t>
      </w:r>
      <w:del w:id="307" w:author="Paperpal" w:date="2022-01-01T00:30:51Z">
        <w:r>
          <w:delText xml:space="preserve">the </w:delText>
        </w:r>
      </w:del>
      <w:r>
        <w:t xml:space="preserve">Google Pixel 4, which is equipped with </w:t>
      </w:r>
      <w:del w:id="308" w:author="Paperpal" w:date="2022-01-01T00:30:51Z">
        <w:r>
          <w:delText xml:space="preserve">a </w:delText>
        </w:r>
      </w:del>
      <w:r>
        <w:t xml:space="preserve">Google Soli FMCW radar [8]. The proposed range migration-based algorithm is applicable to both OFDM and FMCW radars; </w:t>
      </w:r>
      <w:ins w:id="309" w:author="Paperpal" w:date="2022-01-01T00:30:51Z">
        <w:r>
          <w:t>hence</w:t>
        </w:r>
      </w:ins>
      <w:del w:id="310" w:author="Paperpal" w:date="2022-01-01T00:30:51Z">
        <w:r>
          <w:delText>Hence</w:delText>
        </w:r>
      </w:del>
      <w:r>
        <w:t>, the results discussed in the following section are relevant for a wide array of 5G, IoT, smartphone, and automotive applications [39].</w:t>
      </w:r>
    </w:p>
    <w:p w:rsidR="00AB14FD" w14:paraId="19233EDF" w14:textId="77777777">
      <w:pPr>
        <w:spacing w:after="137" w:line="259" w:lineRule="auto"/>
        <w:ind w:left="0" w:right="-197" w:firstLine="0"/>
        <w:jc w:val="left"/>
      </w:pPr>
      <w:r>
        <w:rPr>
          <w:noProof/>
        </w:rPr>
        <w:drawing>
          <wp:inline distT="0" distB="0" distL="0" distR="0">
            <wp:extent cx="3195280" cy="1630092"/>
            <wp:effectExtent l="0" t="0" r="0" b="0"/>
            <wp:docPr id="1860" name="Picture 1860"/>
            <wp:cNvGraphicFramePr/>
            <a:graphic xmlns:a="http://schemas.openxmlformats.org/drawingml/2006/main">
              <a:graphicData uri="http://schemas.openxmlformats.org/drawingml/2006/picture">
                <pic:pic xmlns:pic="http://schemas.openxmlformats.org/drawingml/2006/picture">
                  <pic:nvPicPr>
                    <pic:cNvPr id="1671200931" name="Picture 1860"/>
                    <pic:cNvPicPr/>
                  </pic:nvPicPr>
                  <pic:blipFill>
                    <a:blip xmlns:r="http://schemas.openxmlformats.org/officeDocument/2006/relationships" r:embed="rId36"/>
                    <a:stretch>
                      <a:fillRect/>
                    </a:stretch>
                  </pic:blipFill>
                  <pic:spPr>
                    <a:xfrm>
                      <a:off x="0" y="0"/>
                      <a:ext cx="3195280" cy="1630092"/>
                    </a:xfrm>
                    <a:prstGeom prst="rect">
                      <a:avLst/>
                    </a:prstGeom>
                  </pic:spPr>
                </pic:pic>
              </a:graphicData>
            </a:graphic>
          </wp:inline>
        </w:drawing>
      </w:r>
    </w:p>
    <w:p w:rsidR="00AB14FD" w14:paraId="782FB74B" w14:textId="77777777">
      <w:pPr>
        <w:spacing w:after="24" w:line="259" w:lineRule="auto"/>
        <w:ind w:left="207"/>
        <w:jc w:val="center"/>
      </w:pPr>
      <w:r>
        <w:rPr>
          <w:sz w:val="18"/>
        </w:rPr>
        <w:t>(a)</w:t>
      </w:r>
    </w:p>
    <w:p w:rsidR="00AB14FD" w14:paraId="5997A09F" w14:textId="77777777">
      <w:pPr>
        <w:spacing w:after="137" w:line="259" w:lineRule="auto"/>
        <w:ind w:left="0" w:right="-197" w:firstLine="0"/>
        <w:jc w:val="left"/>
      </w:pPr>
      <w:r>
        <w:rPr>
          <w:noProof/>
        </w:rPr>
        <w:drawing>
          <wp:inline distT="0" distB="0" distL="0" distR="0">
            <wp:extent cx="3195280" cy="1630092"/>
            <wp:effectExtent l="0" t="0" r="0" b="0"/>
            <wp:docPr id="1863" name="Picture 1863"/>
            <wp:cNvGraphicFramePr/>
            <a:graphic xmlns:a="http://schemas.openxmlformats.org/drawingml/2006/main">
              <a:graphicData uri="http://schemas.openxmlformats.org/drawingml/2006/picture">
                <pic:pic xmlns:pic="http://schemas.openxmlformats.org/drawingml/2006/picture">
                  <pic:nvPicPr>
                    <pic:cNvPr id="176157750" name="Picture 1863"/>
                    <pic:cNvPicPr/>
                  </pic:nvPicPr>
                  <pic:blipFill>
                    <a:blip xmlns:r="http://schemas.openxmlformats.org/officeDocument/2006/relationships" r:embed="rId37"/>
                    <a:stretch>
                      <a:fillRect/>
                    </a:stretch>
                  </pic:blipFill>
                  <pic:spPr>
                    <a:xfrm>
                      <a:off x="0" y="0"/>
                      <a:ext cx="3195280" cy="1630092"/>
                    </a:xfrm>
                    <a:prstGeom prst="rect">
                      <a:avLst/>
                    </a:prstGeom>
                  </pic:spPr>
                </pic:pic>
              </a:graphicData>
            </a:graphic>
          </wp:inline>
        </w:drawing>
      </w:r>
    </w:p>
    <w:p w:rsidR="00AB14FD" w14:paraId="28F9CEA7" w14:textId="77777777">
      <w:pPr>
        <w:spacing w:after="110" w:line="259" w:lineRule="auto"/>
        <w:ind w:left="207"/>
        <w:jc w:val="center"/>
      </w:pPr>
      <w:r>
        <w:rPr>
          <w:sz w:val="18"/>
        </w:rPr>
        <w:t>(b)</w:t>
      </w:r>
    </w:p>
    <w:p w:rsidR="00AB14FD" w14:paraId="12799CCF" w14:textId="77777777">
      <w:pPr>
        <w:spacing w:after="260"/>
        <w:ind w:left="-5"/>
      </w:pPr>
      <w:r>
        <w:t xml:space="preserve">Figure 5: Comparison of point spread function (PSF) resolution along the (a) </w:t>
      </w:r>
      <w:r>
        <w:rPr>
          <w:rFonts w:ascii="Cambria" w:eastAsia="Cambria" w:hAnsi="Cambria" w:cs="Cambria"/>
          <w:i/>
        </w:rPr>
        <w:t>y</w:t>
      </w:r>
      <w:r>
        <w:t xml:space="preserve">- and (b) </w:t>
      </w:r>
      <w:r>
        <w:rPr>
          <w:rFonts w:ascii="Cambria" w:eastAsia="Cambria" w:hAnsi="Cambria" w:cs="Cambria"/>
          <w:i/>
        </w:rPr>
        <w:t>z</w:t>
      </w:r>
      <w:r>
        <w:t xml:space="preserve">-direction with varying maximum distance from the reference plane, </w:t>
      </w:r>
      <w:r>
        <w:rPr>
          <w:rFonts w:ascii="Cambria" w:eastAsia="Cambria" w:hAnsi="Cambria" w:cs="Cambria"/>
          <w:i/>
        </w:rPr>
        <w:t>Z</w:t>
      </w:r>
      <w:r>
        <w:rPr>
          <w:rFonts w:ascii="Cambria" w:eastAsia="Cambria" w:hAnsi="Cambria" w:cs="Cambria"/>
          <w:vertAlign w:val="subscript"/>
        </w:rPr>
        <w:t>0</w:t>
      </w:r>
      <w:r>
        <w:t xml:space="preserve">, to the samples at </w:t>
      </w:r>
      <w:r>
        <w:rPr>
          <w:rFonts w:ascii="Cambria" w:eastAsia="Cambria" w:hAnsi="Cambria" w:cs="Cambria"/>
          <w:i/>
        </w:rPr>
        <w:t>z</w:t>
      </w:r>
      <w:r>
        <w:rPr>
          <w:rFonts w:ascii="Cambria" w:eastAsia="Cambria" w:hAnsi="Cambria" w:cs="Cambria"/>
          <w:i/>
          <w:vertAlign w:val="subscript"/>
        </w:rPr>
        <w:t>ℓ</w:t>
      </w:r>
      <w:r>
        <w:t xml:space="preserve">. The distance between the samples and reference plane, </w:t>
      </w:r>
      <w:r>
        <w:rPr>
          <w:rFonts w:ascii="Cambria" w:eastAsia="Cambria" w:hAnsi="Cambria" w:cs="Cambria"/>
        </w:rPr>
        <w:t>∆</w:t>
      </w:r>
      <w:r>
        <w:rPr>
          <w:vertAlign w:val="superscript"/>
        </w:rPr>
        <w:t>max</w:t>
      </w:r>
      <w:r>
        <w:rPr>
          <w:rFonts w:ascii="Cambria" w:eastAsia="Cambria" w:hAnsi="Cambria" w:cs="Cambria"/>
          <w:i/>
          <w:vertAlign w:val="subscript"/>
        </w:rPr>
        <w:t>z</w:t>
      </w:r>
      <w:r>
        <w:rPr>
          <w:rFonts w:ascii="Cambria" w:eastAsia="Cambria" w:hAnsi="Cambria" w:cs="Cambria"/>
          <w:i/>
          <w:vertAlign w:val="subscript"/>
        </w:rPr>
        <w:t xml:space="preserve"> </w:t>
      </w:r>
      <w:r>
        <w:t>,</w:t>
      </w:r>
      <w:r>
        <w:t xml:space="preserve"> is varied from 0 cm (linear) to 20 cm with a step size of 5 cm. The linear case (0 cm) is computed with the conventional RMA. Each of the remaining PSFs are computed using our proposed algorithm.</w:t>
      </w:r>
    </w:p>
    <w:p w:rsidR="00AB14FD" w14:paraId="5E817741" w14:textId="77777777">
      <w:pPr>
        <w:spacing w:after="225"/>
        <w:ind w:left="-15" w:firstLine="199"/>
      </w:pPr>
      <w:r>
        <w:t xml:space="preserve">Additionally, a linear rail </w:t>
      </w:r>
      <w:ins w:id="311" w:author="Paperpal" w:date="2022-01-01T00:30:51Z">
        <w:r>
          <w:t>was</w:t>
        </w:r>
      </w:ins>
      <w:del w:id="312" w:author="Paperpal" w:date="2022-01-01T00:30:51Z">
        <w:r>
          <w:delText>is</w:delText>
        </w:r>
      </w:del>
      <w:r>
        <w:t xml:space="preserve"> used to move the target along the </w:t>
      </w:r>
      <w:r>
        <w:rPr>
          <w:rFonts w:ascii="Cambria" w:eastAsia="Cambria" w:hAnsi="Cambria" w:cs="Cambria"/>
          <w:i/>
        </w:rPr>
        <w:t>z</w:t>
      </w:r>
      <w:r>
        <w:t xml:space="preserve">-direction to collect multi-planar multistatic data under the geometry discussed in Section II-A. All three </w:t>
      </w:r>
      <w:r>
        <w:rPr>
          <w:rFonts w:ascii="Cambria" w:eastAsia="Cambria" w:hAnsi="Cambria" w:cs="Cambria"/>
          <w:i/>
        </w:rPr>
        <w:t>x</w:t>
      </w:r>
      <w:r>
        <w:t>-</w:t>
      </w:r>
      <w:r>
        <w:rPr>
          <w:rFonts w:ascii="Cambria" w:eastAsia="Cambria" w:hAnsi="Cambria" w:cs="Cambria"/>
          <w:i/>
        </w:rPr>
        <w:t>y</w:t>
      </w:r>
      <w:r>
        <w:t>-</w:t>
      </w:r>
      <w:r>
        <w:rPr>
          <w:rFonts w:ascii="Cambria" w:eastAsia="Cambria" w:hAnsi="Cambria" w:cs="Cambria"/>
          <w:i/>
        </w:rPr>
        <w:t xml:space="preserve">z </w:t>
      </w:r>
      <w:r>
        <w:t xml:space="preserve">rails </w:t>
      </w:r>
      <w:ins w:id="313" w:author="Paperpal" w:date="2022-01-01T00:30:51Z">
        <w:r>
          <w:t>were</w:t>
        </w:r>
      </w:ins>
      <w:del w:id="314" w:author="Paperpal" w:date="2022-01-01T00:30:51Z">
        <w:r>
          <w:delText>are</w:delText>
        </w:r>
      </w:del>
      <w:r>
        <w:t xml:space="preserve"> driven by stepper motors controlled by an AMC4030 motion controller, and the scanning process and radar </w:t>
      </w:r>
      <w:ins w:id="315" w:author="Paperpal" w:date="2022-01-01T00:30:51Z">
        <w:r>
          <w:t>setup</w:t>
        </w:r>
      </w:ins>
      <w:del w:id="316" w:author="Paperpal" w:date="2022-01-01T00:30:51Z">
        <w:r>
          <w:delText>set up</w:delText>
        </w:r>
      </w:del>
      <w:r>
        <w:t xml:space="preserve"> </w:t>
      </w:r>
      <w:ins w:id="317" w:author="Paperpal" w:date="2022-01-01T00:30:51Z">
        <w:r>
          <w:t>were</w:t>
        </w:r>
      </w:ins>
      <w:del w:id="318" w:author="Paperpal" w:date="2022-01-01T00:30:51Z">
        <w:r>
          <w:delText>are</w:delText>
        </w:r>
      </w:del>
      <w:r>
        <w:t xml:space="preserve"> handled in MATLAB. Additional details on system development and device calibration can be found in [20]. The images </w:t>
      </w:r>
      <w:ins w:id="319" w:author="Paperpal" w:date="2022-01-01T00:30:51Z">
        <w:r>
          <w:t>were</w:t>
        </w:r>
      </w:ins>
      <w:del w:id="320" w:author="Paperpal" w:date="2022-01-01T00:30:51Z">
        <w:r>
          <w:delText>are</w:delText>
        </w:r>
      </w:del>
      <w:r>
        <w:t xml:space="preserve"> reconstructed using MATLAB implementations running on a desktop PC equipped with a 12-core AMD Ryzen 9 3900X running at 4.6 GHz with 64 GB </w:t>
      </w:r>
      <w:del w:id="321" w:author="Paperpal" w:date="2022-01-01T00:30:51Z">
        <w:r>
          <w:delText xml:space="preserve">of </w:delText>
        </w:r>
      </w:del>
      <w:r>
        <w:t xml:space="preserve">memory. Using this hardware prototype, data can be collected for many target scenarios under the </w:t>
      </w:r>
      <w:ins w:id="322" w:author="Paperpal" w:date="2022-01-01T00:30:51Z">
        <w:r>
          <w:t>multiplanar</w:t>
        </w:r>
      </w:ins>
      <w:del w:id="323" w:author="Paperpal" w:date="2022-01-01T00:30:51Z">
        <w:r>
          <w:delText>multi-planar</w:delText>
        </w:r>
      </w:del>
      <w:r>
        <w:t xml:space="preserve"> multistatic scenario by performing multiple planar SAR scans with the target at different </w:t>
      </w:r>
      <w:r>
        <w:rPr>
          <w:rFonts w:ascii="Cambria" w:eastAsia="Cambria" w:hAnsi="Cambria" w:cs="Cambria"/>
          <w:i/>
        </w:rPr>
        <w:t>z</w:t>
      </w:r>
      <w:r>
        <w:t xml:space="preserve">-locations. To emulate irregular scanning geometries, the data collected throughout </w:t>
      </w:r>
      <w:ins w:id="324" w:author="Paperpal" w:date="2022-01-01T00:30:51Z">
        <w:r>
          <w:rPr>
            <w:rStyle w:val="DefaultParagraphFont"/>
            <w:rFonts w:ascii="Cambria" w:eastAsia="Cambria" w:hAnsi="Cambria" w:cs="Cambria"/>
            <w:b w:val="0"/>
            <w:bCs w:val="0"/>
            <w:i/>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Fonts w:ascii="Cambria" w:eastAsia="Cambria" w:hAnsi="Cambria" w:cs="Cambria"/>
          <w:i/>
        </w:rPr>
        <w:t>x</w:t>
      </w:r>
      <w:r>
        <w:t>-</w:t>
      </w:r>
      <w:r>
        <w:rPr>
          <w:rFonts w:ascii="Cambria" w:eastAsia="Cambria" w:hAnsi="Cambria" w:cs="Cambria"/>
          <w:i/>
        </w:rPr>
        <w:t>y</w:t>
      </w:r>
      <w:r>
        <w:t>-</w:t>
      </w:r>
      <w:r>
        <w:rPr>
          <w:rFonts w:ascii="Cambria" w:eastAsia="Cambria" w:hAnsi="Cambria" w:cs="Cambria"/>
          <w:i/>
        </w:rPr>
        <w:t xml:space="preserve">z </w:t>
      </w:r>
      <w:r>
        <w:t xml:space="preserve">space are subsampled, as discussed in Section V. </w:t>
      </w:r>
      <w:ins w:id="325" w:author="Paperpal" w:date="2022-01-01T00:30:51Z">
        <w:r>
          <w:t>Implementation</w:t>
        </w:r>
      </w:ins>
      <w:del w:id="326" w:author="Paperpal" w:date="2022-01-01T00:30:51Z">
        <w:r>
          <w:delText>Implementations</w:delText>
        </w:r>
      </w:del>
      <w:r>
        <w:t xml:space="preserve"> in the literature </w:t>
      </w:r>
      <w:ins w:id="327" w:author="Paperpal" w:date="2022-01-01T00:30:51Z">
        <w:r>
          <w:t>employs</w:t>
        </w:r>
      </w:ins>
      <w:del w:id="328" w:author="Paperpal" w:date="2022-01-01T00:30:51Z">
        <w:r>
          <w:delText>employ</w:delText>
        </w:r>
      </w:del>
      <w:r>
        <w:t xml:space="preserve"> </w:t>
      </w:r>
      <w:ins w:id="329" w:author="Paperpal" w:date="2022-01-01T00:30:51Z">
        <w:r>
          <w:t>multicamera</w:t>
        </w:r>
      </w:ins>
      <w:del w:id="330" w:author="Paperpal" w:date="2022-01-01T00:30:51Z">
        <w:r>
          <w:delText>multi-camera</w:delText>
        </w:r>
      </w:del>
      <w:r>
        <w:t xml:space="preserve"> infrared camera systems to track the radar as it is moved through space by the user [10], [11]. Other studies on irregular scanning geometries have explored freehand imaging using a stereo camera with an IMU for positioning estimation [7] and UAV near-field imaging with a laser rangefinder and </w:t>
      </w:r>
      <w:ins w:id="331"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real-time kinematic (RTK) system for localization [26]. These implementations, among others [12], [13], [27], [28], demonstrate the viability of high-resolution sensors for precise positioning to enable novel imaging techniques using UWB mmWave </w:t>
      </w:r>
      <w:ins w:id="332" w:author="Paperpal" w:date="2022-01-01T00:30:51Z">
        <w:r>
          <w:t>radars</w:t>
        </w:r>
      </w:ins>
      <w:del w:id="333" w:author="Paperpal" w:date="2022-01-01T00:30:51Z">
        <w:r>
          <w:delText>radar</w:delText>
        </w:r>
      </w:del>
      <w:r>
        <w:t xml:space="preserve">. Hence, this study focuses on improving the computational efficiency of the imaging technique and assumes that </w:t>
      </w:r>
      <w:del w:id="334" w:author="Paperpal" w:date="2022-01-01T00:30:51Z">
        <w:r>
          <w:delText xml:space="preserve">the position of </w:delText>
        </w:r>
      </w:del>
      <w:r>
        <w:t xml:space="preserve">the radar </w:t>
      </w:r>
      <w:ins w:id="33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position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is known across </w:t>
      </w:r>
      <w:ins w:id="336" w:author="Paperpal" w:date="2022-01-01T00:30:51Z">
        <w:r>
          <w:t>an</w:t>
        </w:r>
      </w:ins>
      <w:del w:id="337" w:author="Paperpal" w:date="2022-01-01T00:30:51Z">
        <w:r>
          <w:delText>the</w:delText>
        </w:r>
      </w:del>
      <w:r>
        <w:t xml:space="preserve"> irregularly sampled geometry.</w:t>
      </w:r>
    </w:p>
    <w:p w:rsidR="00AB14FD" w14:paraId="27C8F273" w14:textId="77777777">
      <w:pPr>
        <w:pStyle w:val="Heading2"/>
        <w:ind w:left="15"/>
      </w:pPr>
      <w:r>
        <w:t>V. MEASUREMENT AND IMAGING RESULTS</w:t>
      </w:r>
    </w:p>
    <w:p w:rsidR="00AB14FD" w14:paraId="6309E697" w14:textId="77777777">
      <w:pPr>
        <w:spacing w:after="221"/>
        <w:ind w:left="-5"/>
      </w:pPr>
      <w:r>
        <w:t xml:space="preserve">In this section, we validate the proposed algorithm derived in Sections II and </w:t>
      </w:r>
      <w:r>
        <w:t xml:space="preserve">III, </w:t>
      </w:r>
      <w:ins w:id="338" w:author="Paperpal" w:date="2022-01-01T00:30:51Z">
        <w:r>
          <w:t>as</w:t>
        </w:r>
      </w:ins>
      <w:del w:id="339" w:author="Paperpal" w:date="2022-01-01T00:30:51Z">
        <w:r>
          <w:delText>and</w:delText>
        </w:r>
      </w:del>
      <w:r>
        <w:t xml:space="preserve"> </w:t>
      </w:r>
      <w:ins w:id="340" w:author="Paperpal" w:date="2022-01-01T00:30:51Z">
        <w:r>
          <w:t>illustrated</w:t>
        </w:r>
      </w:ins>
      <w:del w:id="341" w:author="Paperpal" w:date="2022-01-01T00:30:51Z">
        <w:r>
          <w:delText>shown</w:delText>
        </w:r>
      </w:del>
      <w:r>
        <w:t xml:space="preserve"> in Fig. 3. Irregular scanning geometries </w:t>
      </w:r>
      <w:ins w:id="342" w:author="Paperpal" w:date="2022-01-01T00:30:51Z">
        <w:r>
          <w:t>were</w:t>
        </w:r>
      </w:ins>
      <w:del w:id="343" w:author="Paperpal" w:date="2022-01-01T00:30:51Z">
        <w:r>
          <w:delText>are</w:delText>
        </w:r>
      </w:del>
      <w:r>
        <w:t xml:space="preserve"> simulated using the simulation platform developed in [24], and image reconstruction results are shown </w:t>
      </w:r>
      <w:ins w:id="34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by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comparing our enhanced method to the gold standard BPA and RMA without multi-planar multistatic compensation. Similarly, using the 3-D mechanical system detailed in Fig. 4, irregular scanning geometries </w:t>
      </w:r>
      <w:ins w:id="345" w:author="Paperpal" w:date="2022-01-01T00:30:51Z">
        <w:r>
          <w:t>were</w:t>
        </w:r>
      </w:ins>
      <w:del w:id="346" w:author="Paperpal" w:date="2022-01-01T00:30:51Z">
        <w:r>
          <w:delText>are</w:delText>
        </w:r>
      </w:del>
      <w:r>
        <w:t xml:space="preserve"> emulated by collecting planar scans with the target at different </w:t>
      </w:r>
      <w:r>
        <w:rPr>
          <w:rFonts w:ascii="Cambria" w:eastAsia="Cambria" w:hAnsi="Cambria" w:cs="Cambria"/>
          <w:i/>
        </w:rPr>
        <w:t>z</w:t>
      </w:r>
      <w:r>
        <w:t xml:space="preserve">-locations and subsampling the collected data. Imaging results </w:t>
      </w:r>
      <w:ins w:id="347" w:author="Paperpal" w:date="2022-01-01T00:30:51Z">
        <w:r>
          <w:t>were</w:t>
        </w:r>
      </w:ins>
      <w:del w:id="348" w:author="Paperpal" w:date="2022-01-01T00:30:51Z">
        <w:r>
          <w:delText>are</w:delText>
        </w:r>
      </w:del>
      <w:r>
        <w:t xml:space="preserve"> </w:t>
      </w:r>
      <w:ins w:id="349" w:author="Paperpal" w:date="2022-01-01T00:30:51Z">
        <w:r>
          <w:t>obtained by</w:t>
        </w:r>
      </w:ins>
      <w:del w:id="350" w:author="Paperpal" w:date="2022-01-01T00:30:51Z">
        <w:r>
          <w:delText>provided</w:delText>
        </w:r>
      </w:del>
      <w:r>
        <w:t xml:space="preserve"> comparing the proposed algorithm </w:t>
      </w:r>
      <w:ins w:id="351" w:author="Paperpal" w:date="2022-01-01T00:30:51Z">
        <w:r>
          <w:t>with</w:t>
        </w:r>
      </w:ins>
      <w:del w:id="352" w:author="Paperpal" w:date="2022-01-01T00:30:51Z">
        <w:r>
          <w:delText>against</w:delText>
        </w:r>
      </w:del>
      <w:r>
        <w:t xml:space="preserve"> </w:t>
      </w:r>
      <w:del w:id="353" w:author="Paperpal" w:date="2022-01-01T00:30:51Z">
        <w:r>
          <w:delText xml:space="preserve">the </w:delText>
        </w:r>
      </w:del>
      <w:r>
        <w:t xml:space="preserve">BPA and RMA, demonstrating the </w:t>
      </w:r>
      <w:r>
        <w:t xml:space="preserve">computational advantage of our technique. The proposed </w:t>
      </w:r>
      <w:ins w:id="354" w:author="Paperpal" w:date="2022-01-01T00:30:51Z">
        <w:r>
          <w:t>multiplanar</w:t>
        </w:r>
      </w:ins>
      <w:del w:id="355" w:author="Paperpal" w:date="2022-01-01T00:30:51Z">
        <w:r>
          <w:delText>multi-planar</w:delText>
        </w:r>
      </w:del>
      <w:r>
        <w:t xml:space="preserve"> multistatic compensation algorithm achieves image quality comparable to that of </w:t>
      </w:r>
      <w:del w:id="356" w:author="Paperpal" w:date="2022-01-01T00:30:51Z">
        <w:r>
          <w:delText xml:space="preserve">the </w:delText>
        </w:r>
      </w:del>
      <w:r>
        <w:t xml:space="preserve">BPA while offering time and space complexity on par with </w:t>
      </w:r>
      <w:del w:id="357" w:author="Paperpal" w:date="2022-01-01T00:30:51Z">
        <w:r>
          <w:delText xml:space="preserve">the </w:delText>
        </w:r>
      </w:del>
      <w:r>
        <w:t>RMA.</w:t>
      </w:r>
    </w:p>
    <w:p w:rsidR="00AB14FD" w14:paraId="0DE00D45" w14:textId="77777777">
      <w:pPr>
        <w:pStyle w:val="Heading1"/>
        <w:ind w:left="5"/>
      </w:pPr>
      <w:r>
        <w:t>A. SIMULATED SAR IMAGING RESULTS</w:t>
      </w:r>
    </w:p>
    <w:p w:rsidR="00AB14FD" w14:paraId="6769BE72" w14:textId="77777777">
      <w:pPr>
        <w:ind w:left="-5"/>
      </w:pPr>
      <w:r>
        <w:t xml:space="preserve">To validate our proposed algorithm in </w:t>
      </w:r>
      <w:ins w:id="35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simulation, we </w:t>
      </w:r>
      <w:ins w:id="359" w:author="Paperpal" w:date="2022-01-01T00:30:51Z">
        <w:r>
          <w:t>considered</w:t>
        </w:r>
      </w:ins>
      <w:del w:id="360" w:author="Paperpal" w:date="2022-01-01T00:30:51Z">
        <w:r>
          <w:delText>consider</w:delText>
        </w:r>
      </w:del>
      <w:r>
        <w:t xml:space="preserve"> three distinct scenarios. First, we </w:t>
      </w:r>
      <w:ins w:id="361" w:author="Paperpal" w:date="2022-01-01T00:30:51Z">
        <w:r>
          <w:t>investigated</w:t>
        </w:r>
      </w:ins>
      <w:del w:id="362" w:author="Paperpal" w:date="2022-01-01T00:30:51Z">
        <w:r>
          <w:delText>investigate</w:delText>
        </w:r>
      </w:del>
      <w:r>
        <w:t xml:space="preserve"> the impact of </w:t>
      </w:r>
      <w:del w:id="363" w:author="Paperpal" w:date="2022-01-01T00:30:51Z">
        <w:r>
          <w:delText xml:space="preserve">the </w:delText>
        </w:r>
      </w:del>
      <w:r>
        <w:t xml:space="preserve">array </w:t>
      </w:r>
      <w:ins w:id="364" w:author="Paperpal" w:date="2022-01-01T00:30:51Z">
        <w:r>
          <w:t>irregularities</w:t>
        </w:r>
      </w:ins>
      <w:del w:id="365" w:author="Paperpal" w:date="2022-01-01T00:30:51Z">
        <w:r>
          <w:delText>irregularity</w:delText>
        </w:r>
      </w:del>
      <w:r>
        <w:t xml:space="preserve"> on image resolution. We consider the point spread functions (PSFs) for several multi-planar MIMO-SAR scenarios </w:t>
      </w:r>
      <w:ins w:id="36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and </w:t>
        </w:r>
      </w:ins>
      <w:ins w:id="367" w:author="Paperpal" w:date="2022-01-01T00:30:51Z">
        <w:r>
          <w:t>compare</w:t>
        </w:r>
      </w:ins>
      <w:del w:id="368" w:author="Paperpal" w:date="2022-01-01T00:30:51Z">
        <w:r>
          <w:delText>compared</w:delText>
        </w:r>
      </w:del>
      <w:r>
        <w:t xml:space="preserve"> </w:t>
      </w:r>
      <w:ins w:id="36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them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with an ideal planar scanning scenario to analyze the range and cross-range resolution of the proposed algorithm. We assume a single, ideal point target located at </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 xml:space="preserve">5 </w:t>
      </w:r>
      <w:r>
        <w:t>m</w:t>
      </w:r>
      <w:r>
        <w:rPr>
          <w:rFonts w:ascii="Cambria" w:eastAsia="Cambria" w:hAnsi="Cambria" w:cs="Cambria"/>
        </w:rPr>
        <w:t xml:space="preserve">) </w:t>
      </w:r>
      <w:r>
        <w:t xml:space="preserve">in 3-D space for </w:t>
      </w:r>
      <w:ins w:id="370"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PSF simulation. For comparison, an ideal</w:t>
      </w:r>
      <w:del w:id="371" w:author="Paperpal" w:date="2022-01-01T00:30:51Z">
        <w:r>
          <w:delText>,</w:delText>
        </w:r>
      </w:del>
      <w:r>
        <w:t xml:space="preserve"> linear MIMO-SAR pattern </w:t>
      </w:r>
      <w:ins w:id="372" w:author="Paperpal" w:date="2022-01-01T00:30:51Z">
        <w:r>
          <w:t>was</w:t>
        </w:r>
      </w:ins>
      <w:del w:id="373" w:author="Paperpal" w:date="2022-01-01T00:30:51Z">
        <w:r>
          <w:delText>is</w:delText>
        </w:r>
      </w:del>
      <w:r>
        <w:t xml:space="preserve"> generated along with several irregular SAR scanning patterns </w:t>
      </w:r>
      <w:ins w:id="374" w:author="Paperpal" w:date="2022-01-01T00:30:51Z">
        <w:r>
          <w:t>with</w:t>
        </w:r>
      </w:ins>
      <w:del w:id="375" w:author="Paperpal" w:date="2022-01-01T00:30:51Z">
        <w:r>
          <w:delText>of</w:delText>
        </w:r>
      </w:del>
      <w:r>
        <w:t xml:space="preserve"> increasing irregularity. Each non-cooperative motion track </w:t>
      </w:r>
      <w:ins w:id="376" w:author="Paperpal" w:date="2022-01-01T00:30:51Z">
        <w:r>
          <w:t>was</w:t>
        </w:r>
      </w:ins>
      <w:del w:id="377" w:author="Paperpal" w:date="2022-01-01T00:30:51Z">
        <w:r>
          <w:delText>is</w:delText>
        </w:r>
      </w:del>
      <w:r>
        <w:t xml:space="preserve"> generated by a semi-smooth, random curve spanning </w:t>
      </w:r>
      <w:r>
        <w:rPr>
          <w:rFonts w:ascii="Cambria" w:eastAsia="Cambria" w:hAnsi="Cambria" w:cs="Cambria"/>
          <w:i/>
        </w:rPr>
        <w:t>y</w:t>
      </w:r>
      <w:r>
        <w:rPr>
          <w:rFonts w:ascii="Cambria" w:eastAsia="Cambria" w:hAnsi="Cambria" w:cs="Cambria"/>
          <w:vertAlign w:val="superscript"/>
        </w:rPr>
        <w:t xml:space="preserve">′ </w:t>
      </w:r>
      <w:r>
        <w:rPr>
          <w:rFonts w:ascii="Cambria" w:eastAsia="Cambria" w:hAnsi="Cambria" w:cs="Cambria"/>
        </w:rPr>
        <w:t>∈ [−12</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12</w:t>
      </w:r>
      <w:r>
        <w:rPr>
          <w:rFonts w:ascii="Cambria" w:eastAsia="Cambria" w:hAnsi="Cambria" w:cs="Cambria"/>
          <w:i/>
        </w:rPr>
        <w:t>.</w:t>
      </w:r>
      <w:r>
        <w:rPr>
          <w:rFonts w:ascii="Cambria" w:eastAsia="Cambria" w:hAnsi="Cambria" w:cs="Cambria"/>
        </w:rPr>
        <w:t xml:space="preserve">5] </w:t>
      </w:r>
      <w:r>
        <w:t xml:space="preserve">cm with varying </w:t>
      </w:r>
      <w:r>
        <w:rPr>
          <w:rFonts w:ascii="Cambria" w:eastAsia="Cambria" w:hAnsi="Cambria" w:cs="Cambria"/>
          <w:i/>
        </w:rPr>
        <w:t>z</w:t>
      </w:r>
      <w:r>
        <w:rPr>
          <w:rFonts w:ascii="Cambria" w:eastAsia="Cambria" w:hAnsi="Cambria" w:cs="Cambria"/>
          <w:i/>
          <w:vertAlign w:val="subscript"/>
        </w:rPr>
        <w:t xml:space="preserve">ℓ </w:t>
      </w:r>
      <w:r>
        <w:t xml:space="preserve">around </w:t>
      </w:r>
      <w:r>
        <w:rPr>
          <w:rFonts w:ascii="Cambria" w:eastAsia="Cambria" w:hAnsi="Cambria" w:cs="Cambria"/>
          <w:i/>
        </w:rPr>
        <w:t>Z</w:t>
      </w:r>
      <w:r>
        <w:rPr>
          <w:rFonts w:ascii="Cambria" w:eastAsia="Cambria" w:hAnsi="Cambria" w:cs="Cambria"/>
          <w:vertAlign w:val="subscript"/>
        </w:rPr>
        <w:t xml:space="preserve">0 </w:t>
      </w:r>
      <w:r>
        <w:rPr>
          <w:rFonts w:ascii="Cambria" w:eastAsia="Cambria" w:hAnsi="Cambria" w:cs="Cambria"/>
        </w:rPr>
        <w:t xml:space="preserve">= 0 </w:t>
      </w:r>
      <w:r>
        <w:t xml:space="preserve">m with 256 sampling locations, as shown in Fig. 6a. To analyze the impact of </w:t>
      </w:r>
      <w:r>
        <w:rPr>
          <w:rFonts w:ascii="Cambria" w:eastAsia="Cambria" w:hAnsi="Cambria" w:cs="Cambria"/>
          <w:i/>
        </w:rPr>
        <w:t>d</w:t>
      </w:r>
      <w:r>
        <w:rPr>
          <w:rFonts w:ascii="Cambria" w:eastAsia="Cambria" w:hAnsi="Cambria" w:cs="Cambria"/>
          <w:i/>
          <w:vertAlign w:val="superscript"/>
        </w:rPr>
        <w:t>z</w:t>
      </w:r>
      <w:r>
        <w:rPr>
          <w:rFonts w:ascii="Cambria" w:eastAsia="Cambria" w:hAnsi="Cambria" w:cs="Cambria"/>
          <w:i/>
          <w:vertAlign w:val="subscript"/>
        </w:rPr>
        <w:t xml:space="preserve">ℓ </w:t>
      </w:r>
      <w:r>
        <w:rPr>
          <w:rFonts w:ascii="Cambria" w:eastAsia="Cambria" w:hAnsi="Cambria" w:cs="Cambria"/>
        </w:rPr>
        <w:t xml:space="preserve">= </w:t>
      </w:r>
      <w:r>
        <w:rPr>
          <w:rFonts w:ascii="Cambria" w:eastAsia="Cambria" w:hAnsi="Cambria" w:cs="Cambria"/>
          <w:i/>
        </w:rPr>
        <w:t>z</w:t>
      </w:r>
      <w:r>
        <w:rPr>
          <w:rFonts w:ascii="Cambria" w:eastAsia="Cambria" w:hAnsi="Cambria" w:cs="Cambria"/>
          <w:i/>
          <w:vertAlign w:val="subscript"/>
        </w:rPr>
        <w:t xml:space="preserve">ℓ </w:t>
      </w:r>
      <w:r>
        <w:rPr>
          <w:rFonts w:ascii="Cambria" w:eastAsia="Cambria" w:hAnsi="Cambria" w:cs="Cambria"/>
        </w:rPr>
        <w:t xml:space="preserve">− </w:t>
      </w:r>
      <w:r>
        <w:rPr>
          <w:rFonts w:ascii="Cambria" w:eastAsia="Cambria" w:hAnsi="Cambria" w:cs="Cambria"/>
          <w:i/>
        </w:rPr>
        <w:t>Z</w:t>
      </w:r>
      <w:r>
        <w:rPr>
          <w:rFonts w:ascii="Cambria" w:eastAsia="Cambria" w:hAnsi="Cambria" w:cs="Cambria"/>
          <w:vertAlign w:val="subscript"/>
        </w:rPr>
        <w:t>0</w:t>
      </w:r>
      <w:r>
        <w:t>, the distance between the reference</w:t>
      </w:r>
    </w:p>
    <w:p w:rsidR="00AB14FD" w14:paraId="5EBC05F6" w14:textId="77777777">
      <w:pPr>
        <w:spacing w:after="137" w:line="259" w:lineRule="auto"/>
        <w:ind w:left="0" w:firstLine="0"/>
        <w:jc w:val="left"/>
      </w:pPr>
      <w:r>
        <w:rPr>
          <w:noProof/>
          <w:sz w:val="22"/>
        </w:rPr>
        <mc:AlternateContent>
          <mc:Choice Requires="wpg">
            <w:drawing>
              <wp:inline distT="0" distB="0" distL="0" distR="0">
                <wp:extent cx="3070422" cy="1030417"/>
                <wp:effectExtent l="0" t="0" r="0" b="0"/>
                <wp:docPr id="31601" name="Group 31601"/>
                <wp:cNvGraphicFramePr/>
                <a:graphic xmlns:a="http://schemas.openxmlformats.org/drawingml/2006/main">
                  <a:graphicData uri="http://schemas.microsoft.com/office/word/2010/wordprocessingGroup">
                    <wpg:wgp xmlns:wpg="http://schemas.microsoft.com/office/word/2010/wordprocessingGroup">
                      <wpg:cNvGrpSpPr/>
                      <wpg:grpSpPr>
                        <a:xfrm>
                          <a:off x="0" y="0"/>
                          <a:ext cx="3070422" cy="1030417"/>
                          <a:chOff x="0" y="0"/>
                          <a:chExt cx="3070422" cy="1030417"/>
                        </a:xfrm>
                      </wpg:grpSpPr>
                      <pic:pic xmlns:pic="http://schemas.openxmlformats.org/drawingml/2006/picture">
                        <pic:nvPicPr>
                          <pic:cNvPr id="2068" name="Picture 2068"/>
                          <pic:cNvPicPr/>
                        </pic:nvPicPr>
                        <pic:blipFill>
                          <a:blip xmlns:r="http://schemas.openxmlformats.org/officeDocument/2006/relationships" r:embed="rId38"/>
                          <a:stretch>
                            <a:fillRect/>
                          </a:stretch>
                        </pic:blipFill>
                        <pic:spPr>
                          <a:xfrm>
                            <a:off x="0" y="0"/>
                            <a:ext cx="1469921" cy="1030417"/>
                          </a:xfrm>
                          <a:prstGeom prst="rect">
                            <a:avLst/>
                          </a:prstGeom>
                        </pic:spPr>
                      </pic:pic>
                      <pic:pic xmlns:pic="http://schemas.openxmlformats.org/drawingml/2006/picture">
                        <pic:nvPicPr>
                          <pic:cNvPr id="2071" name="Picture 2071"/>
                          <pic:cNvPicPr/>
                        </pic:nvPicPr>
                        <pic:blipFill>
                          <a:blip xmlns:r="http://schemas.openxmlformats.org/officeDocument/2006/relationships" r:embed="rId39"/>
                          <a:stretch>
                            <a:fillRect/>
                          </a:stretch>
                        </pic:blipFill>
                        <pic:spPr>
                          <a:xfrm>
                            <a:off x="1600518" y="70775"/>
                            <a:ext cx="1469904" cy="959642"/>
                          </a:xfrm>
                          <a:prstGeom prst="rect">
                            <a:avLst/>
                          </a:prstGeom>
                        </pic:spPr>
                      </pic:pic>
                    </wpg:wgp>
                  </a:graphicData>
                </a:graphic>
              </wp:inline>
            </w:drawing>
          </mc:Choice>
          <mc:Fallback>
            <w:pict>
              <v:group id="_x0000_i1028" style="width:241.76pt;height:81.14pt;mso-position-horizontal-relative:char;mso-position-vertical-relative:line" coordsize="30704,10304">
                <v:shape id="_x0000_s1029" style="width:14699;height:10304;position:absolute" coordsize="21600,21600" o:spt="100" adj="-11796480,,5400" filled="f">
                  <v:stroke joinstyle="miter"/>
                  <v:imagedata r:id="rId38" o:title=""/>
                </v:shape>
                <v:shape id="_x0000_s1030" style="width:14699;height:9596;left:16005;position:absolute;top:707" coordsize="21600,21600" o:spt="100" adj="-11796480,,5400" filled="f">
                  <v:stroke joinstyle="miter"/>
                  <v:imagedata r:id="rId39" o:title=""/>
                </v:shape>
                <w10:wrap type="none"/>
              </v:group>
            </w:pict>
          </mc:Fallback>
        </mc:AlternateContent>
      </w:r>
    </w:p>
    <w:p w:rsidR="00AB14FD" w14:paraId="6E3D9371" w14:textId="77777777">
      <w:pPr>
        <w:tabs>
          <w:tab w:val="center" w:pos="1157"/>
          <w:tab w:val="center" w:pos="3678"/>
        </w:tabs>
        <w:spacing w:after="24" w:line="259" w:lineRule="auto"/>
        <w:ind w:left="0" w:firstLine="0"/>
        <w:jc w:val="left"/>
      </w:pPr>
      <w:r>
        <w:rPr>
          <w:sz w:val="22"/>
        </w:rPr>
        <w:tab/>
      </w:r>
      <w:r>
        <w:rPr>
          <w:sz w:val="18"/>
        </w:rPr>
        <w:t>(a)</w:t>
      </w:r>
      <w:r>
        <w:rPr>
          <w:sz w:val="18"/>
        </w:rPr>
        <w:tab/>
        <w:t>(b)</w:t>
      </w:r>
    </w:p>
    <w:p w:rsidR="00AB14FD" w14:paraId="4B4E5787" w14:textId="77777777">
      <w:pPr>
        <w:spacing w:after="137" w:line="259" w:lineRule="auto"/>
        <w:ind w:left="0" w:firstLine="0"/>
        <w:jc w:val="left"/>
      </w:pPr>
      <w:r>
        <w:rPr>
          <w:noProof/>
          <w:sz w:val="22"/>
        </w:rPr>
        <mc:AlternateContent>
          <mc:Choice Requires="wpg">
            <w:drawing>
              <wp:inline distT="0" distB="0" distL="0" distR="0">
                <wp:extent cx="3070422" cy="959642"/>
                <wp:effectExtent l="0" t="0" r="0" b="0"/>
                <wp:docPr id="31602" name="Group 31602"/>
                <wp:cNvGraphicFramePr/>
                <a:graphic xmlns:a="http://schemas.openxmlformats.org/drawingml/2006/main">
                  <a:graphicData uri="http://schemas.microsoft.com/office/word/2010/wordprocessingGroup">
                    <wpg:wgp xmlns:wpg="http://schemas.microsoft.com/office/word/2010/wordprocessingGroup">
                      <wpg:cNvGrpSpPr/>
                      <wpg:grpSpPr>
                        <a:xfrm>
                          <a:off x="0" y="0"/>
                          <a:ext cx="3070422" cy="959642"/>
                          <a:chOff x="0" y="0"/>
                          <a:chExt cx="3070422" cy="959642"/>
                        </a:xfrm>
                      </wpg:grpSpPr>
                      <pic:pic xmlns:pic="http://schemas.openxmlformats.org/drawingml/2006/picture">
                        <pic:nvPicPr>
                          <pic:cNvPr id="2074" name="Picture 2074"/>
                          <pic:cNvPicPr/>
                        </pic:nvPicPr>
                        <pic:blipFill>
                          <a:blip xmlns:r="http://schemas.openxmlformats.org/officeDocument/2006/relationships" r:embed="rId40"/>
                          <a:stretch>
                            <a:fillRect/>
                          </a:stretch>
                        </pic:blipFill>
                        <pic:spPr>
                          <a:xfrm>
                            <a:off x="0" y="0"/>
                            <a:ext cx="1469904" cy="959642"/>
                          </a:xfrm>
                          <a:prstGeom prst="rect">
                            <a:avLst/>
                          </a:prstGeom>
                        </pic:spPr>
                      </pic:pic>
                      <pic:pic xmlns:pic="http://schemas.openxmlformats.org/drawingml/2006/picture">
                        <pic:nvPicPr>
                          <pic:cNvPr id="2077" name="Picture 2077"/>
                          <pic:cNvPicPr/>
                        </pic:nvPicPr>
                        <pic:blipFill>
                          <a:blip xmlns:r="http://schemas.openxmlformats.org/officeDocument/2006/relationships" r:embed="rId41"/>
                          <a:stretch>
                            <a:fillRect/>
                          </a:stretch>
                        </pic:blipFill>
                        <pic:spPr>
                          <a:xfrm>
                            <a:off x="1600518" y="0"/>
                            <a:ext cx="1469904" cy="959642"/>
                          </a:xfrm>
                          <a:prstGeom prst="rect">
                            <a:avLst/>
                          </a:prstGeom>
                        </pic:spPr>
                      </pic:pic>
                    </wpg:wgp>
                  </a:graphicData>
                </a:graphic>
              </wp:inline>
            </w:drawing>
          </mc:Choice>
          <mc:Fallback>
            <w:pict>
              <v:group id="_x0000_i1031" style="width:241.76pt;height:75.56pt;mso-position-horizontal-relative:char;mso-position-vertical-relative:line" coordsize="30704,9596">
                <v:shape id="_x0000_s1032" style="width:14699;height:9596;position:absolute" coordsize="21600,21600" o:spt="100" adj="-11796480,,5400" filled="f">
                  <v:stroke joinstyle="miter"/>
                  <v:imagedata r:id="rId40" o:title=""/>
                </v:shape>
                <v:shape id="_x0000_s1033" style="width:14699;height:9596;left:16005;position:absolute" coordsize="21600,21600" o:spt="100" adj="-11796480,,5400" filled="f">
                  <v:stroke joinstyle="miter"/>
                  <v:imagedata r:id="rId41" o:title=""/>
                </v:shape>
                <w10:wrap type="none"/>
              </v:group>
            </w:pict>
          </mc:Fallback>
        </mc:AlternateContent>
      </w:r>
    </w:p>
    <w:p w:rsidR="00AB14FD" w14:paraId="1780AB17" w14:textId="77777777">
      <w:pPr>
        <w:tabs>
          <w:tab w:val="center" w:pos="1157"/>
          <w:tab w:val="center" w:pos="3678"/>
        </w:tabs>
        <w:spacing w:after="115" w:line="259" w:lineRule="auto"/>
        <w:ind w:left="0" w:firstLine="0"/>
        <w:jc w:val="left"/>
      </w:pPr>
      <w:r>
        <w:rPr>
          <w:sz w:val="22"/>
        </w:rPr>
        <w:tab/>
      </w:r>
      <w:r>
        <w:rPr>
          <w:sz w:val="18"/>
        </w:rPr>
        <w:t>(c)</w:t>
      </w:r>
      <w:r>
        <w:rPr>
          <w:sz w:val="18"/>
        </w:rPr>
        <w:tab/>
        <w:t>(d)</w:t>
      </w:r>
    </w:p>
    <w:p w:rsidR="00AB14FD" w14:paraId="3E304B0D" w14:textId="77777777">
      <w:pPr>
        <w:spacing w:after="618"/>
        <w:ind w:left="-5"/>
      </w:pPr>
      <w:r>
        <w:t xml:space="preserve">Figure 6: (a) Irregular scanning geometry for “UTD” scenario consisting of a multi-linear array in the </w:t>
      </w:r>
      <w:r>
        <w:rPr>
          <w:rFonts w:ascii="Cambria" w:eastAsia="Cambria" w:hAnsi="Cambria" w:cs="Cambria"/>
          <w:i/>
        </w:rPr>
        <w:t>y</w:t>
      </w:r>
      <w:r>
        <w:t xml:space="preserve">-direction at </w:t>
      </w:r>
      <w:r>
        <w:rPr>
          <w:rFonts w:ascii="Cambria" w:eastAsia="Cambria" w:hAnsi="Cambria" w:cs="Cambria"/>
          <w:i/>
        </w:rPr>
        <w:t xml:space="preserve">x </w:t>
      </w:r>
      <w:r>
        <w:t xml:space="preserve">= 0 m and corresponding imaging results using the (b) BPA (296.3 s), (c) RMA without multi-planar multistatic compensation (29 </w:t>
      </w:r>
      <w:r>
        <w:t>ms</w:t>
      </w:r>
      <w:r>
        <w:t xml:space="preserve">), and (d) our proposed algorithm (30 </w:t>
      </w:r>
      <w:r>
        <w:t>ms</w:t>
      </w:r>
      <w:r>
        <w:t>).</w:t>
      </w:r>
    </w:p>
    <w:p w:rsidR="00AB14FD" w14:paraId="5DBC0651" w14:textId="77777777">
      <w:pPr>
        <w:spacing w:after="50"/>
        <w:ind w:left="-5"/>
      </w:pPr>
      <w:r>
        <w:t xml:space="preserve">plane at </w:t>
      </w:r>
      <w:r>
        <w:rPr>
          <w:rFonts w:ascii="Cambria" w:eastAsia="Cambria" w:hAnsi="Cambria" w:cs="Cambria"/>
          <w:i/>
        </w:rPr>
        <w:t>Z</w:t>
      </w:r>
      <w:r>
        <w:rPr>
          <w:rFonts w:ascii="Cambria" w:eastAsia="Cambria" w:hAnsi="Cambria" w:cs="Cambria"/>
          <w:vertAlign w:val="subscript"/>
        </w:rPr>
        <w:t>0</w:t>
      </w:r>
      <w:del w:id="378" w:author="Paperpal" w:date="2022-01-01T00:30:51Z">
        <w:r>
          <w:delText>,</w:delText>
        </w:r>
      </w:del>
      <w:r>
        <w:t xml:space="preserve"> and the samples at </w:t>
      </w:r>
      <w:r>
        <w:rPr>
          <w:rFonts w:ascii="Cambria" w:eastAsia="Cambria" w:hAnsi="Cambria" w:cs="Cambria"/>
          <w:i/>
        </w:rPr>
        <w:t>z</w:t>
      </w:r>
      <w:r>
        <w:rPr>
          <w:rFonts w:ascii="Cambria" w:eastAsia="Cambria" w:hAnsi="Cambria" w:cs="Cambria"/>
          <w:i/>
          <w:vertAlign w:val="subscript"/>
        </w:rPr>
        <w:t>ℓ</w:t>
      </w:r>
      <w:r>
        <w:t xml:space="preserve">, we simulate several multiplanar multistatic with increasing variance of </w:t>
      </w:r>
      <w:r>
        <w:rPr>
          <w:rFonts w:ascii="Cambria" w:eastAsia="Cambria" w:hAnsi="Cambria" w:cs="Cambria"/>
          <w:i/>
        </w:rPr>
        <w:t>d</w:t>
      </w:r>
      <w:r>
        <w:rPr>
          <w:rFonts w:ascii="Cambria" w:eastAsia="Cambria" w:hAnsi="Cambria" w:cs="Cambria"/>
          <w:i/>
          <w:vertAlign w:val="superscript"/>
        </w:rPr>
        <w:t>z</w:t>
      </w:r>
      <w:r>
        <w:rPr>
          <w:rFonts w:ascii="Cambria" w:eastAsia="Cambria" w:hAnsi="Cambria" w:cs="Cambria"/>
          <w:i/>
          <w:vertAlign w:val="subscript"/>
        </w:rPr>
        <w:t>ℓ</w:t>
      </w:r>
      <w:r>
        <w:t xml:space="preserve">, as shown in Fig. 5. The absolute maximum distance, </w:t>
      </w:r>
      <w:r>
        <w:rPr>
          <w:rFonts w:ascii="Cambria" w:eastAsia="Cambria" w:hAnsi="Cambria" w:cs="Cambria"/>
        </w:rPr>
        <w:t>∆</w:t>
      </w:r>
      <w:r>
        <w:rPr>
          <w:vertAlign w:val="superscript"/>
        </w:rPr>
        <w:t>max</w:t>
      </w:r>
      <w:r>
        <w:rPr>
          <w:rFonts w:ascii="Cambria" w:eastAsia="Cambria" w:hAnsi="Cambria" w:cs="Cambria"/>
          <w:i/>
          <w:vertAlign w:val="subscript"/>
        </w:rPr>
        <w:t>z</w:t>
      </w:r>
      <w:r>
        <w:rPr>
          <w:rFonts w:ascii="Cambria" w:eastAsia="Cambria" w:hAnsi="Cambria" w:cs="Cambria"/>
          <w:i/>
          <w:vertAlign w:val="subscript"/>
        </w:rPr>
        <w:t xml:space="preserve"> </w:t>
      </w:r>
      <w:r>
        <w:t xml:space="preserve">≜ </w:t>
      </w:r>
      <w:r>
        <w:rPr>
          <w:rFonts w:ascii="Cambria" w:eastAsia="Cambria" w:hAnsi="Cambria" w:cs="Cambria"/>
        </w:rPr>
        <w:t>max|</w:t>
      </w:r>
      <w:r>
        <w:rPr>
          <w:rFonts w:ascii="Cambria" w:eastAsia="Cambria" w:hAnsi="Cambria" w:cs="Cambria"/>
          <w:i/>
        </w:rPr>
        <w:t>d</w:t>
      </w:r>
      <w:r>
        <w:rPr>
          <w:rFonts w:ascii="Cambria" w:eastAsia="Cambria" w:hAnsi="Cambria" w:cs="Cambria"/>
          <w:i/>
          <w:vertAlign w:val="superscript"/>
        </w:rPr>
        <w:t>z</w:t>
      </w:r>
      <w:r>
        <w:rPr>
          <w:rFonts w:ascii="Cambria" w:eastAsia="Cambria" w:hAnsi="Cambria" w:cs="Cambria"/>
          <w:i/>
          <w:vertAlign w:val="subscript"/>
        </w:rPr>
        <w:t>ℓ</w:t>
      </w:r>
      <w:r>
        <w:rPr>
          <w:rFonts w:ascii="Cambria" w:eastAsia="Cambria" w:hAnsi="Cambria" w:cs="Cambria"/>
        </w:rPr>
        <w:t>|</w:t>
      </w:r>
      <w:r>
        <w:t xml:space="preserve">, varies from 0 cm, the linear case, to 20 cm with a step size of 5 cm. At </w:t>
      </w:r>
      <w:del w:id="379" w:author="Paperpal" w:date="2022-01-01T00:30:51Z">
        <w:r>
          <w:delText xml:space="preserve">79 </w:delText>
        </w:r>
      </w:del>
      <w:ins w:id="380" w:author="Paperpal" w:date="2022-01-01T00:30:51Z">
        <w:r>
          <w:t>a</w:t>
        </w:r>
      </w:ins>
      <w:del w:id="381" w:author="Paperpal" w:date="2022-01-01T00:30:51Z">
        <w:r>
          <w:delText>GHz</w:delText>
        </w:r>
      </w:del>
      <w:r>
        <w:t xml:space="preserve"> center frequency</w:t>
      </w:r>
      <w:ins w:id="38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of 79 GHz</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w:t>
      </w:r>
      <w:r>
        <w:rPr>
          <w:rFonts w:ascii="Cambria" w:eastAsia="Cambria" w:hAnsi="Cambria" w:cs="Cambria"/>
        </w:rPr>
        <w:t>∆</w:t>
      </w:r>
      <w:r>
        <w:rPr>
          <w:vertAlign w:val="superscript"/>
        </w:rPr>
        <w:t>max</w:t>
      </w:r>
      <w:r>
        <w:rPr>
          <w:rFonts w:ascii="Cambria" w:eastAsia="Cambria" w:hAnsi="Cambria" w:cs="Cambria"/>
          <w:i/>
          <w:vertAlign w:val="subscript"/>
        </w:rPr>
        <w:t>z</w:t>
      </w:r>
      <w:r>
        <w:rPr>
          <w:rFonts w:ascii="Cambria" w:eastAsia="Cambria" w:hAnsi="Cambria" w:cs="Cambria"/>
          <w:i/>
          <w:vertAlign w:val="subscript"/>
        </w:rPr>
        <w:t xml:space="preserve"> </w:t>
      </w:r>
      <w:r>
        <w:rPr>
          <w:rFonts w:ascii="Cambria" w:eastAsia="Cambria" w:hAnsi="Cambria" w:cs="Cambria"/>
        </w:rPr>
        <w:t xml:space="preserve">= </w:t>
      </w:r>
      <w:r>
        <w:t>20 cm is more than 50 times the wavelength</w:t>
      </w:r>
      <w:ins w:id="383" w:author="Paperpal" w:date="2022-01-01T00:30:51Z">
        <w:r>
          <w:t xml:space="preserve"> and</w:t>
        </w:r>
      </w:ins>
      <w:del w:id="384" w:author="Paperpal" w:date="2022-01-01T00:30:51Z">
        <w:r>
          <w:delText>,</w:delText>
        </w:r>
      </w:del>
      <w:r>
        <w:t xml:space="preserve"> </w:t>
      </w:r>
      <w:r>
        <w:rPr>
          <w:rFonts w:ascii="Cambria" w:eastAsia="Cambria" w:hAnsi="Cambria" w:cs="Cambria"/>
          <w:i/>
        </w:rPr>
        <w:t>λ</w:t>
      </w:r>
      <w:r>
        <w:rPr>
          <w:rFonts w:ascii="Cambria" w:eastAsia="Cambria" w:hAnsi="Cambria" w:cs="Cambria"/>
          <w:i/>
          <w:vertAlign w:val="subscript"/>
        </w:rPr>
        <w:t>c</w:t>
      </w:r>
      <w:r>
        <w:rPr>
          <w:rFonts w:ascii="Cambria" w:eastAsia="Cambria" w:hAnsi="Cambria" w:cs="Cambria"/>
          <w:i/>
          <w:vertAlign w:val="subscript"/>
        </w:rPr>
        <w:t xml:space="preserve"> </w:t>
      </w:r>
      <w:r>
        <w:rPr>
          <w:rFonts w:ascii="Cambria" w:eastAsia="Cambria" w:hAnsi="Cambria" w:cs="Cambria"/>
        </w:rPr>
        <w:t xml:space="preserve">= </w:t>
      </w:r>
      <w:r>
        <w:t xml:space="preserve">3.79 mm. Prior work on freehand smartphone imaging system design </w:t>
      </w:r>
      <w:r>
        <w:t xml:space="preserve">assumes deviations </w:t>
      </w:r>
      <w:ins w:id="385" w:author="Paperpal" w:date="2022-01-01T00:30:51Z">
        <w:r>
          <w:t>of</w:t>
        </w:r>
      </w:ins>
      <w:del w:id="386" w:author="Paperpal" w:date="2022-01-01T00:30:51Z">
        <w:r>
          <w:delText>on</w:delText>
        </w:r>
      </w:del>
      <w:r>
        <w:t xml:space="preserve"> the order of 1 cm [7]. Along the cross-range dimension, </w:t>
      </w:r>
      <w:ins w:id="387"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which is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symmetric along both the </w:t>
      </w:r>
      <w:r>
        <w:rPr>
          <w:rFonts w:ascii="Cambria" w:eastAsia="Cambria" w:hAnsi="Cambria" w:cs="Cambria"/>
          <w:i/>
        </w:rPr>
        <w:t>x</w:t>
      </w:r>
      <w:r>
        <w:t xml:space="preserve">- and </w:t>
      </w:r>
      <w:r>
        <w:rPr>
          <w:rFonts w:ascii="Cambria" w:eastAsia="Cambria" w:hAnsi="Cambria" w:cs="Cambria"/>
          <w:i/>
        </w:rPr>
        <w:t>y</w:t>
      </w:r>
      <w:r>
        <w:t xml:space="preserve">-directions, the resolution is minimally affected by the irregular scanning geometry when the algorithm is applied, as shown in Fig. 5a. However, a direct relationship between </w:t>
      </w:r>
      <w:r>
        <w:rPr>
          <w:noProof/>
        </w:rPr>
        <w:drawing>
          <wp:inline distT="0" distB="0" distL="0" distR="0">
            <wp:extent cx="256032" cy="128016"/>
            <wp:effectExtent l="0" t="0" r="0" b="0"/>
            <wp:docPr id="37465" name="Picture 37465"/>
            <wp:cNvGraphicFramePr/>
            <a:graphic xmlns:a="http://schemas.openxmlformats.org/drawingml/2006/main">
              <a:graphicData uri="http://schemas.openxmlformats.org/drawingml/2006/picture">
                <pic:pic xmlns:pic="http://schemas.openxmlformats.org/drawingml/2006/picture">
                  <pic:nvPicPr>
                    <pic:cNvPr id="2078494657" name="Picture 37465"/>
                    <pic:cNvPicPr/>
                  </pic:nvPicPr>
                  <pic:blipFill>
                    <a:blip xmlns:r="http://schemas.openxmlformats.org/officeDocument/2006/relationships" r:embed="rId42"/>
                    <a:stretch>
                      <a:fillRect/>
                    </a:stretch>
                  </pic:blipFill>
                  <pic:spPr>
                    <a:xfrm>
                      <a:off x="0" y="0"/>
                      <a:ext cx="256032" cy="128016"/>
                    </a:xfrm>
                    <a:prstGeom prst="rect">
                      <a:avLst/>
                    </a:prstGeom>
                  </pic:spPr>
                </pic:pic>
              </a:graphicData>
            </a:graphic>
          </wp:inline>
        </w:drawing>
      </w:r>
      <w:r>
        <w:t xml:space="preserve"> and the main beamwidth is observed along with decreased sidelobe suppression compared to the ideal linear case, where </w:t>
      </w:r>
      <w:del w:id="388" w:author="Paperpal" w:date="2022-01-01T00:30:51Z">
        <w:r>
          <w:delText xml:space="preserve">the </w:delText>
        </w:r>
      </w:del>
      <w:r>
        <w:t xml:space="preserve">traditional RMA can be employed directly. Along the </w:t>
      </w:r>
      <w:ins w:id="389" w:author="Paperpal" w:date="2022-01-01T00:30:51Z">
        <w:r>
          <w:rPr>
            <w:rFonts w:ascii="Cambria" w:eastAsia="Cambria" w:hAnsi="Cambria" w:cs="Cambria"/>
            <w:i/>
          </w:rPr>
          <w:t>z-direction</w:t>
        </w:r>
      </w:ins>
      <w:del w:id="390" w:author="Paperpal" w:date="2022-01-01T00:30:51Z">
        <w:r>
          <w:rPr>
            <w:rFonts w:ascii="Cambria" w:eastAsia="Cambria" w:hAnsi="Cambria" w:cs="Cambria"/>
            <w:i/>
          </w:rPr>
          <w:delText>z</w:delText>
        </w:r>
      </w:del>
      <w:del w:id="391" w:author="Paperpal" w:date="2022-01-01T00:30:51Z">
        <w:r>
          <w:delText>direction</w:delText>
        </w:r>
      </w:del>
      <w:r>
        <w:t xml:space="preserve">, the resolution of the proposed algorithm suffers as </w:t>
      </w:r>
      <w:r>
        <w:rPr>
          <w:noProof/>
        </w:rPr>
        <w:drawing>
          <wp:inline distT="0" distB="0" distL="0" distR="0">
            <wp:extent cx="256032" cy="128016"/>
            <wp:effectExtent l="0" t="0" r="0" b="0"/>
            <wp:docPr id="37466" name="Picture 37466"/>
            <wp:cNvGraphicFramePr/>
            <a:graphic xmlns:a="http://schemas.openxmlformats.org/drawingml/2006/main">
              <a:graphicData uri="http://schemas.openxmlformats.org/drawingml/2006/picture">
                <pic:pic xmlns:pic="http://schemas.openxmlformats.org/drawingml/2006/picture">
                  <pic:nvPicPr>
                    <pic:cNvPr id="1845394233" name="Picture 37466"/>
                    <pic:cNvPicPr/>
                  </pic:nvPicPr>
                  <pic:blipFill>
                    <a:blip xmlns:r="http://schemas.openxmlformats.org/officeDocument/2006/relationships" r:embed="rId43"/>
                    <a:stretch>
                      <a:fillRect/>
                    </a:stretch>
                  </pic:blipFill>
                  <pic:spPr>
                    <a:xfrm>
                      <a:off x="0" y="0"/>
                      <a:ext cx="256032" cy="128016"/>
                    </a:xfrm>
                    <a:prstGeom prst="rect">
                      <a:avLst/>
                    </a:prstGeom>
                  </pic:spPr>
                </pic:pic>
              </a:graphicData>
            </a:graphic>
          </wp:inline>
        </w:drawing>
      </w:r>
      <w:r>
        <w:t xml:space="preserve"> </w:t>
      </w:r>
      <w:r>
        <w:t>increases, but</w:t>
      </w:r>
      <w:r>
        <w:t xml:space="preserve"> remains quite similar to the resolution of the linear case, as shown in Fig. 5b. Hence, our efficient algorithm achieves </w:t>
      </w:r>
      <w:ins w:id="392" w:author="Paperpal" w:date="2022-01-01T00:30:51Z">
        <w:r>
          <w:t>a</w:t>
        </w:r>
      </w:ins>
      <w:del w:id="393" w:author="Paperpal" w:date="2022-01-01T00:30:51Z">
        <w:r>
          <w:delText>similar</w:delText>
        </w:r>
      </w:del>
      <w:r>
        <w:t xml:space="preserve"> focusing performance </w:t>
      </w:r>
      <w:ins w:id="39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similar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to </w:t>
      </w:r>
      <w:r>
        <w:rPr>
          <w:rStyle w:val="CommentReference"/>
        </w:rPr>
        <w:commentReference w:id="395"/>
      </w:r>
      <w:ins w:id="39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that of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the ideal linear</w:t>
      </w:r>
      <w:del w:id="397" w:author="Paperpal" w:date="2022-01-01T00:30:51Z">
        <w:r>
          <w:delText>,</w:delText>
        </w:r>
      </w:del>
      <w:r>
        <w:t xml:space="preserve"> or planar</w:t>
      </w:r>
      <w:del w:id="398" w:author="Paperpal" w:date="2022-01-01T00:30:51Z">
        <w:r>
          <w:delText>,</w:delText>
        </w:r>
      </w:del>
      <w:r>
        <w:t xml:space="preserve"> RMA case while allowing for irregular scanning geometries with large deviations from the reference plane in the </w:t>
      </w:r>
      <w:r>
        <w:rPr>
          <w:rFonts w:ascii="Cambria" w:eastAsia="Cambria" w:hAnsi="Cambria" w:cs="Cambria"/>
          <w:i/>
        </w:rPr>
        <w:t>z</w:t>
      </w:r>
      <w:r>
        <w:t>-direction.</w:t>
      </w:r>
    </w:p>
    <w:p w:rsidR="00AB14FD" w14:paraId="114B2E0A" w14:textId="77777777">
      <w:pPr>
        <w:ind w:left="-15" w:firstLine="199"/>
      </w:pPr>
      <w:r>
        <w:t xml:space="preserve">To evaluate the performance of the algorithm for more complex targets, a linear array along the </w:t>
      </w:r>
      <w:r>
        <w:rPr>
          <w:rFonts w:ascii="Cambria" w:eastAsia="Cambria" w:hAnsi="Cambria" w:cs="Cambria"/>
          <w:i/>
        </w:rPr>
        <w:t>y</w:t>
      </w:r>
      <w:r>
        <w:t xml:space="preserve">-axis is simulated as shown in Fig. 6a with </w:t>
      </w:r>
      <w:r>
        <w:t>21 point</w:t>
      </w:r>
      <w:r>
        <w:t xml:space="preserve"> scatterers arranged as the letters “UTD.” Again, irregular array locations are generated by a semi-smooth, random curve spanning </w:t>
      </w:r>
      <w:r>
        <w:rPr>
          <w:rFonts w:ascii="Cambria" w:eastAsia="Cambria" w:hAnsi="Cambria" w:cs="Cambria"/>
          <w:i/>
        </w:rPr>
        <w:t>y</w:t>
      </w:r>
      <w:r>
        <w:rPr>
          <w:rFonts w:ascii="Cambria" w:eastAsia="Cambria" w:hAnsi="Cambria" w:cs="Cambria"/>
          <w:vertAlign w:val="superscript"/>
        </w:rPr>
        <w:t xml:space="preserve">′ </w:t>
      </w:r>
      <w:r>
        <w:rPr>
          <w:rFonts w:ascii="Cambria" w:eastAsia="Cambria" w:hAnsi="Cambria" w:cs="Cambria"/>
        </w:rPr>
        <w:t>∈ [−12</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12</w:t>
      </w:r>
      <w:r>
        <w:rPr>
          <w:rFonts w:ascii="Cambria" w:eastAsia="Cambria" w:hAnsi="Cambria" w:cs="Cambria"/>
          <w:i/>
        </w:rPr>
        <w:t>.</w:t>
      </w:r>
      <w:r>
        <w:rPr>
          <w:rFonts w:ascii="Cambria" w:eastAsia="Cambria" w:hAnsi="Cambria" w:cs="Cambria"/>
        </w:rPr>
        <w:t xml:space="preserve">5] </w:t>
      </w:r>
      <w:r>
        <w:t xml:space="preserve">cm and </w:t>
      </w:r>
      <w:r>
        <w:rPr>
          <w:rFonts w:ascii="Cambria" w:eastAsia="Cambria" w:hAnsi="Cambria" w:cs="Cambria"/>
          <w:i/>
        </w:rPr>
        <w:t>z</w:t>
      </w:r>
      <w:r>
        <w:rPr>
          <w:rFonts w:ascii="Cambria" w:eastAsia="Cambria" w:hAnsi="Cambria" w:cs="Cambria"/>
          <w:i/>
          <w:vertAlign w:val="subscript"/>
        </w:rPr>
        <w:t xml:space="preserve">ℓ </w:t>
      </w:r>
      <w:r>
        <w:rPr>
          <w:rFonts w:ascii="Cambria" w:eastAsia="Cambria" w:hAnsi="Cambria" w:cs="Cambria"/>
        </w:rPr>
        <w:t>∈ [−2</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 xml:space="preserve">5] </w:t>
      </w:r>
      <w:r>
        <w:t>cm with 256 sampling locations. As shown in Fig. 6b, the gold standard BPA recovers each point scatterer without artifacts; however, computing the BPA image requires 296.3 s on our machine.</w:t>
      </w:r>
    </w:p>
    <w:p w:rsidR="00AB14FD" w14:paraId="0C31FC98" w14:textId="77777777">
      <w:pPr>
        <w:spacing w:after="152" w:line="259" w:lineRule="auto"/>
        <w:ind w:left="254" w:firstLine="0"/>
        <w:jc w:val="left"/>
      </w:pPr>
      <w:r>
        <w:rPr>
          <w:noProof/>
        </w:rPr>
        <w:drawing>
          <wp:inline distT="0" distB="0" distL="0" distR="0">
            <wp:extent cx="2748156" cy="1987532"/>
            <wp:effectExtent l="0" t="0" r="0" b="0"/>
            <wp:docPr id="2192" name="Picture 2192"/>
            <wp:cNvGraphicFramePr/>
            <a:graphic xmlns:a="http://schemas.openxmlformats.org/drawingml/2006/main">
              <a:graphicData uri="http://schemas.openxmlformats.org/drawingml/2006/picture">
                <pic:pic xmlns:pic="http://schemas.openxmlformats.org/drawingml/2006/picture">
                  <pic:nvPicPr>
                    <pic:cNvPr id="125229105" name="Picture 2192"/>
                    <pic:cNvPicPr/>
                  </pic:nvPicPr>
                  <pic:blipFill>
                    <a:blip xmlns:r="http://schemas.openxmlformats.org/officeDocument/2006/relationships" r:embed="rId44"/>
                    <a:stretch>
                      <a:fillRect/>
                    </a:stretch>
                  </pic:blipFill>
                  <pic:spPr>
                    <a:xfrm>
                      <a:off x="0" y="0"/>
                      <a:ext cx="2748156" cy="1987532"/>
                    </a:xfrm>
                    <a:prstGeom prst="rect">
                      <a:avLst/>
                    </a:prstGeom>
                  </pic:spPr>
                </pic:pic>
              </a:graphicData>
            </a:graphic>
          </wp:inline>
        </w:drawing>
      </w:r>
    </w:p>
    <w:p w:rsidR="00AB14FD" w14:paraId="74B40737" w14:textId="77777777">
      <w:pPr>
        <w:spacing w:after="474"/>
        <w:ind w:left="-5"/>
      </w:pPr>
      <w:r>
        <w:t xml:space="preserve">Figure 7: Irregular scanning geometry for cutout consisting of a multi-planar array along the </w:t>
      </w:r>
      <w:r>
        <w:rPr>
          <w:rFonts w:ascii="Cambria" w:eastAsia="Cambria" w:hAnsi="Cambria" w:cs="Cambria"/>
          <w:i/>
        </w:rPr>
        <w:t>x</w:t>
      </w:r>
      <w:r>
        <w:t xml:space="preserve">- and </w:t>
      </w:r>
      <w:r>
        <w:rPr>
          <w:rFonts w:ascii="Cambria" w:eastAsia="Cambria" w:hAnsi="Cambria" w:cs="Cambria"/>
          <w:i/>
        </w:rPr>
        <w:t>y</w:t>
      </w:r>
      <w:r>
        <w:t>-directions.</w:t>
      </w:r>
    </w:p>
    <w:p w:rsidR="00AB14FD" w14:paraId="3985CB6E" w14:textId="77777777">
      <w:pPr>
        <w:ind w:left="-5"/>
      </w:pPr>
      <w:del w:id="399" w:author="Paperpal" w:date="2022-01-01T00:30:51Z">
        <w:r>
          <w:delText xml:space="preserve">The </w:delText>
        </w:r>
      </w:del>
      <w:r>
        <w:t xml:space="preserve">RMA without </w:t>
      </w:r>
      <w:ins w:id="400" w:author="Paperpal" w:date="2022-01-01T00:30:51Z">
        <w:r>
          <w:t>multiplanar</w:t>
        </w:r>
      </w:ins>
      <w:del w:id="401" w:author="Paperpal" w:date="2022-01-01T00:30:51Z">
        <w:r>
          <w:delText>multi-planar</w:delText>
        </w:r>
      </w:del>
      <w:r>
        <w:t xml:space="preserve"> multistatic compensation and the proposed algorithm are considerably more efficient, requiring only 30 </w:t>
      </w:r>
      <w:r>
        <w:t>ms</w:t>
      </w:r>
      <w:r>
        <w:t xml:space="preserve"> for computation. However, while the RMA image in Fig. 6c is significantly distorted and the image is lost, our proposed method resolves the point targets comparably to </w:t>
      </w:r>
      <w:del w:id="402" w:author="Paperpal" w:date="2022-01-01T00:30:51Z">
        <w:r>
          <w:delText xml:space="preserve">the </w:delText>
        </w:r>
      </w:del>
      <w:r>
        <w:t>BPA and requires a fraction of the computation time.</w:t>
      </w:r>
    </w:p>
    <w:p w:rsidR="00AB14FD" w14:paraId="5CDA1DF1" w14:textId="77777777">
      <w:pPr>
        <w:spacing w:after="137" w:line="259" w:lineRule="auto"/>
        <w:ind w:left="0" w:firstLine="0"/>
        <w:jc w:val="left"/>
      </w:pPr>
      <w:r>
        <w:rPr>
          <w:noProof/>
          <w:sz w:val="22"/>
        </w:rPr>
        <mc:AlternateContent>
          <mc:Choice Requires="wpg">
            <w:drawing>
              <wp:inline distT="0" distB="0" distL="0" distR="0">
                <wp:extent cx="3070422" cy="959641"/>
                <wp:effectExtent l="0" t="0" r="0" b="0"/>
                <wp:docPr id="31606" name="Group 31606"/>
                <wp:cNvGraphicFramePr/>
                <a:graphic xmlns:a="http://schemas.openxmlformats.org/drawingml/2006/main">
                  <a:graphicData uri="http://schemas.microsoft.com/office/word/2010/wordprocessingGroup">
                    <wpg:wgp xmlns:wpg="http://schemas.microsoft.com/office/word/2010/wordprocessingGroup">
                      <wpg:cNvGrpSpPr/>
                      <wpg:grpSpPr>
                        <a:xfrm>
                          <a:off x="0" y="0"/>
                          <a:ext cx="3070422" cy="959641"/>
                          <a:chOff x="0" y="0"/>
                          <a:chExt cx="3070422" cy="959641"/>
                        </a:xfrm>
                      </wpg:grpSpPr>
                      <pic:pic xmlns:pic="http://schemas.openxmlformats.org/drawingml/2006/picture">
                        <pic:nvPicPr>
                          <pic:cNvPr id="2207" name="Picture 2207"/>
                          <pic:cNvPicPr/>
                        </pic:nvPicPr>
                        <pic:blipFill>
                          <a:blip xmlns:r="http://schemas.openxmlformats.org/officeDocument/2006/relationships" r:embed="rId45"/>
                          <a:stretch>
                            <a:fillRect/>
                          </a:stretch>
                        </pic:blipFill>
                        <pic:spPr>
                          <a:xfrm>
                            <a:off x="0" y="0"/>
                            <a:ext cx="1469904" cy="959641"/>
                          </a:xfrm>
                          <a:prstGeom prst="rect">
                            <a:avLst/>
                          </a:prstGeom>
                        </pic:spPr>
                      </pic:pic>
                      <pic:pic xmlns:pic="http://schemas.openxmlformats.org/drawingml/2006/picture">
                        <pic:nvPicPr>
                          <pic:cNvPr id="2210" name="Picture 2210"/>
                          <pic:cNvPicPr/>
                        </pic:nvPicPr>
                        <pic:blipFill>
                          <a:blip xmlns:r="http://schemas.openxmlformats.org/officeDocument/2006/relationships" r:embed="rId46"/>
                          <a:stretch>
                            <a:fillRect/>
                          </a:stretch>
                        </pic:blipFill>
                        <pic:spPr>
                          <a:xfrm>
                            <a:off x="1600517" y="0"/>
                            <a:ext cx="1469905" cy="959641"/>
                          </a:xfrm>
                          <a:prstGeom prst="rect">
                            <a:avLst/>
                          </a:prstGeom>
                        </pic:spPr>
                      </pic:pic>
                    </wpg:wgp>
                  </a:graphicData>
                </a:graphic>
              </wp:inline>
            </w:drawing>
          </mc:Choice>
          <mc:Fallback>
            <w:pict>
              <v:group id="_x0000_i1034" style="width:241.77pt;height:75.56pt;mso-position-horizontal-relative:char;mso-position-vertical-relative:line" coordsize="30704,9596">
                <v:shape id="_x0000_s1035" style="width:14699;height:9596;position:absolute" coordsize="21600,21600" o:spt="100" adj="-11796480,,5400" filled="f">
                  <v:stroke joinstyle="miter"/>
                  <v:imagedata r:id="rId45" o:title=""/>
                </v:shape>
                <v:shape id="_x0000_s1036" style="width:14699;height:9596;left:16005;position:absolute" coordsize="21600,21600" o:spt="100" adj="-11796480,,5400" filled="f">
                  <v:stroke joinstyle="miter"/>
                  <v:imagedata r:id="rId46" o:title=""/>
                </v:shape>
                <w10:wrap type="none"/>
              </v:group>
            </w:pict>
          </mc:Fallback>
        </mc:AlternateContent>
      </w:r>
    </w:p>
    <w:p w:rsidR="00AB14FD" w14:paraId="36BB7E5E" w14:textId="77777777">
      <w:pPr>
        <w:tabs>
          <w:tab w:val="center" w:pos="1157"/>
          <w:tab w:val="center" w:pos="3678"/>
        </w:tabs>
        <w:spacing w:after="24" w:line="259" w:lineRule="auto"/>
        <w:ind w:left="0" w:firstLine="0"/>
        <w:jc w:val="left"/>
      </w:pPr>
      <w:r>
        <w:rPr>
          <w:sz w:val="22"/>
        </w:rPr>
        <w:tab/>
      </w:r>
      <w:r>
        <w:rPr>
          <w:sz w:val="18"/>
        </w:rPr>
        <w:t>(a)</w:t>
      </w:r>
      <w:r>
        <w:rPr>
          <w:sz w:val="18"/>
        </w:rPr>
        <w:tab/>
        <w:t>(b)</w:t>
      </w:r>
    </w:p>
    <w:p w:rsidR="00AB14FD" w14:paraId="51EBB17E" w14:textId="77777777">
      <w:pPr>
        <w:spacing w:after="137" w:line="259" w:lineRule="auto"/>
        <w:ind w:left="0" w:firstLine="0"/>
        <w:jc w:val="left"/>
      </w:pPr>
      <w:r>
        <w:rPr>
          <w:noProof/>
          <w:sz w:val="22"/>
        </w:rPr>
        <mc:AlternateContent>
          <mc:Choice Requires="wpg">
            <w:drawing>
              <wp:inline distT="0" distB="0" distL="0" distR="0">
                <wp:extent cx="3070422" cy="995882"/>
                <wp:effectExtent l="0" t="0" r="0" b="0"/>
                <wp:docPr id="31607" name="Group 31607"/>
                <wp:cNvGraphicFramePr/>
                <a:graphic xmlns:a="http://schemas.openxmlformats.org/drawingml/2006/main">
                  <a:graphicData uri="http://schemas.microsoft.com/office/word/2010/wordprocessingGroup">
                    <wpg:wgp xmlns:wpg="http://schemas.microsoft.com/office/word/2010/wordprocessingGroup">
                      <wpg:cNvGrpSpPr/>
                      <wpg:grpSpPr>
                        <a:xfrm>
                          <a:off x="0" y="0"/>
                          <a:ext cx="3070422" cy="995882"/>
                          <a:chOff x="0" y="0"/>
                          <a:chExt cx="3070422" cy="995882"/>
                        </a:xfrm>
                      </wpg:grpSpPr>
                      <pic:pic xmlns:pic="http://schemas.openxmlformats.org/drawingml/2006/picture">
                        <pic:nvPicPr>
                          <pic:cNvPr id="2213" name="Picture 2213"/>
                          <pic:cNvPicPr/>
                        </pic:nvPicPr>
                        <pic:blipFill>
                          <a:blip xmlns:r="http://schemas.openxmlformats.org/officeDocument/2006/relationships" r:embed="rId47"/>
                          <a:stretch>
                            <a:fillRect/>
                          </a:stretch>
                        </pic:blipFill>
                        <pic:spPr>
                          <a:xfrm>
                            <a:off x="0" y="36240"/>
                            <a:ext cx="1469904" cy="959641"/>
                          </a:xfrm>
                          <a:prstGeom prst="rect">
                            <a:avLst/>
                          </a:prstGeom>
                        </pic:spPr>
                      </pic:pic>
                      <pic:pic xmlns:pic="http://schemas.openxmlformats.org/drawingml/2006/picture">
                        <pic:nvPicPr>
                          <pic:cNvPr id="2216" name="Picture 2216"/>
                          <pic:cNvPicPr/>
                        </pic:nvPicPr>
                        <pic:blipFill>
                          <a:blip xmlns:r="http://schemas.openxmlformats.org/officeDocument/2006/relationships" r:embed="rId48"/>
                          <a:stretch>
                            <a:fillRect/>
                          </a:stretch>
                        </pic:blipFill>
                        <pic:spPr>
                          <a:xfrm>
                            <a:off x="1600517" y="0"/>
                            <a:ext cx="1469905" cy="995882"/>
                          </a:xfrm>
                          <a:prstGeom prst="rect">
                            <a:avLst/>
                          </a:prstGeom>
                        </pic:spPr>
                      </pic:pic>
                    </wpg:wgp>
                  </a:graphicData>
                </a:graphic>
              </wp:inline>
            </w:drawing>
          </mc:Choice>
          <mc:Fallback>
            <w:pict>
              <v:group id="_x0000_i1037" style="width:241.77pt;height:78.42pt;mso-position-horizontal-relative:char;mso-position-vertical-relative:line" coordsize="30704,9958">
                <v:shape id="_x0000_s1038" style="width:14699;height:9596;position:absolute;top:362" coordsize="21600,21600" o:spt="100" adj="-11796480,,5400" filled="f">
                  <v:stroke joinstyle="miter"/>
                  <v:imagedata r:id="rId47" o:title=""/>
                </v:shape>
                <v:shape id="_x0000_s1039" style="width:14699;height:9958;left:16005;position:absolute" coordsize="21600,21600" o:spt="100" adj="-11796480,,5400" filled="f">
                  <v:stroke joinstyle="miter"/>
                  <v:imagedata r:id="rId48" o:title=""/>
                </v:shape>
                <w10:wrap type="none"/>
              </v:group>
            </w:pict>
          </mc:Fallback>
        </mc:AlternateContent>
      </w:r>
    </w:p>
    <w:p w:rsidR="00AB14FD" w14:paraId="5A050457" w14:textId="77777777">
      <w:pPr>
        <w:tabs>
          <w:tab w:val="center" w:pos="1157"/>
          <w:tab w:val="center" w:pos="3678"/>
        </w:tabs>
        <w:spacing w:after="115" w:line="259" w:lineRule="auto"/>
        <w:ind w:left="0" w:firstLine="0"/>
        <w:jc w:val="left"/>
      </w:pPr>
      <w:r>
        <w:rPr>
          <w:sz w:val="22"/>
        </w:rPr>
        <w:tab/>
      </w:r>
      <w:r>
        <w:rPr>
          <w:sz w:val="18"/>
        </w:rPr>
        <w:t>(c)</w:t>
      </w:r>
      <w:r>
        <w:rPr>
          <w:sz w:val="18"/>
        </w:rPr>
        <w:tab/>
        <w:t>(d)</w:t>
      </w:r>
    </w:p>
    <w:p w:rsidR="00AB14FD" w14:paraId="0D846815" w14:textId="77777777">
      <w:pPr>
        <w:spacing w:after="303"/>
        <w:ind w:left="-5"/>
      </w:pPr>
      <w:r>
        <w:t xml:space="preserve">Figure 8: Imaging results for the scenario in Fig. 7 using the (a) BPA (1324.8 s), (b) RMA without multi-planar multistatic compensation (1.1 s), (c) proposed algorithm at the </w:t>
      </w:r>
      <w:r>
        <w:rPr>
          <w:rFonts w:ascii="Cambria" w:eastAsia="Cambria" w:hAnsi="Cambria" w:cs="Cambria"/>
          <w:i/>
        </w:rPr>
        <w:t xml:space="preserve">z </w:t>
      </w:r>
      <w:r>
        <w:t>= 300 mm plane (1.1 s), and (d) the 3-D reconstructed image using the proposed technique (4.8 s).</w:t>
      </w:r>
    </w:p>
    <w:p w:rsidR="00AB14FD" w14:paraId="2B99A561" w14:textId="77777777">
      <w:pPr>
        <w:ind w:left="-15" w:firstLine="199"/>
      </w:pPr>
      <w:r>
        <w:t xml:space="preserve">Considering the more broadly applicable 2-D scanning case, a 2-D multi-planar multistatic scenario </w:t>
      </w:r>
      <w:ins w:id="403" w:author="Paperpal" w:date="2022-01-01T00:30:51Z">
        <w:r>
          <w:t>was</w:t>
        </w:r>
      </w:ins>
      <w:del w:id="404" w:author="Paperpal" w:date="2022-01-01T00:30:51Z">
        <w:r>
          <w:delText>is</w:delText>
        </w:r>
      </w:del>
      <w:r>
        <w:t xml:space="preserve"> simulated with a solid target located at </w:t>
      </w:r>
      <w:r>
        <w:rPr>
          <w:rFonts w:ascii="Cambria" w:eastAsia="Cambria" w:hAnsi="Cambria" w:cs="Cambria"/>
          <w:i/>
        </w:rPr>
        <w:t xml:space="preserve">z </w:t>
      </w:r>
      <w:r>
        <w:t xml:space="preserve">= 300 mm, as shown in Fig. 7. The target is a rectangular strip with cutouts of various sizes and the irregular sampling geometry is generated as a 2-D semi-smooth random curve occupying </w:t>
      </w:r>
      <w:r>
        <w:rPr>
          <w:rFonts w:ascii="Cambria" w:eastAsia="Cambria" w:hAnsi="Cambria" w:cs="Cambria"/>
          <w:i/>
        </w:rPr>
        <w:t>x</w:t>
      </w:r>
      <w:r>
        <w:rPr>
          <w:rFonts w:ascii="Cambria" w:eastAsia="Cambria" w:hAnsi="Cambria" w:cs="Cambria"/>
          <w:vertAlign w:val="superscript"/>
        </w:rPr>
        <w:t xml:space="preserve">′ </w:t>
      </w:r>
      <w:r>
        <w:rPr>
          <w:rFonts w:ascii="Cambria" w:eastAsia="Cambria" w:hAnsi="Cambria" w:cs="Cambria"/>
        </w:rPr>
        <w:t>∈ [−12</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12</w:t>
      </w:r>
      <w:r>
        <w:rPr>
          <w:rFonts w:ascii="Cambria" w:eastAsia="Cambria" w:hAnsi="Cambria" w:cs="Cambria"/>
          <w:i/>
        </w:rPr>
        <w:t>.</w:t>
      </w:r>
      <w:r>
        <w:rPr>
          <w:rFonts w:ascii="Cambria" w:eastAsia="Cambria" w:hAnsi="Cambria" w:cs="Cambria"/>
        </w:rPr>
        <w:t xml:space="preserve">5] </w:t>
      </w:r>
      <w:r>
        <w:t xml:space="preserve">cm, </w:t>
      </w:r>
      <w:r>
        <w:rPr>
          <w:rFonts w:ascii="Cambria" w:eastAsia="Cambria" w:hAnsi="Cambria" w:cs="Cambria"/>
          <w:i/>
        </w:rPr>
        <w:t>y</w:t>
      </w:r>
      <w:r>
        <w:rPr>
          <w:rFonts w:ascii="Cambria" w:eastAsia="Cambria" w:hAnsi="Cambria" w:cs="Cambria"/>
          <w:vertAlign w:val="superscript"/>
        </w:rPr>
        <w:t xml:space="preserve">′ </w:t>
      </w:r>
      <w:r>
        <w:rPr>
          <w:rFonts w:ascii="Cambria" w:eastAsia="Cambria" w:hAnsi="Cambria" w:cs="Cambria"/>
        </w:rPr>
        <w:t>∈ [−12</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12</w:t>
      </w:r>
      <w:r>
        <w:rPr>
          <w:rFonts w:ascii="Cambria" w:eastAsia="Cambria" w:hAnsi="Cambria" w:cs="Cambria"/>
          <w:i/>
        </w:rPr>
        <w:t>.</w:t>
      </w:r>
      <w:r>
        <w:rPr>
          <w:rFonts w:ascii="Cambria" w:eastAsia="Cambria" w:hAnsi="Cambria" w:cs="Cambria"/>
        </w:rPr>
        <w:t xml:space="preserve">5] </w:t>
      </w:r>
      <w:r>
        <w:t xml:space="preserve">cm, and </w:t>
      </w:r>
      <w:r>
        <w:rPr>
          <w:rFonts w:ascii="Cambria" w:eastAsia="Cambria" w:hAnsi="Cambria" w:cs="Cambria"/>
          <w:i/>
        </w:rPr>
        <w:t>z</w:t>
      </w:r>
      <w:r>
        <w:rPr>
          <w:rFonts w:ascii="Cambria" w:eastAsia="Cambria" w:hAnsi="Cambria" w:cs="Cambria"/>
          <w:i/>
          <w:vertAlign w:val="subscript"/>
        </w:rPr>
        <w:t xml:space="preserve">ℓ </w:t>
      </w:r>
      <w:r>
        <w:rPr>
          <w:rFonts w:ascii="Cambria" w:eastAsia="Cambria" w:hAnsi="Cambria" w:cs="Cambria"/>
        </w:rPr>
        <w:t>∈ [−2</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 xml:space="preserve">5] </w:t>
      </w:r>
      <w:r>
        <w:t xml:space="preserve">cm with 102956 sampling locations. </w:t>
      </w:r>
      <w:ins w:id="405" w:author="Paperpal" w:date="2022-01-01T00:30:51Z">
        <w:r>
          <w:t>Because</w:t>
        </w:r>
      </w:ins>
      <w:del w:id="406" w:author="Paperpal" w:date="2022-01-01T00:30:51Z">
        <w:r>
          <w:delText>Since</w:delText>
        </w:r>
      </w:del>
      <w:r>
        <w:t xml:space="preserve"> the target </w:t>
      </w:r>
      <w:ins w:id="407" w:author="Paperpal" w:date="2022-01-01T00:30:51Z">
        <w:r>
          <w:t>was</w:t>
        </w:r>
      </w:ins>
      <w:del w:id="408" w:author="Paperpal" w:date="2022-01-01T00:30:51Z">
        <w:r>
          <w:delText>is</w:delText>
        </w:r>
      </w:del>
      <w:r>
        <w:t xml:space="preserve"> located on a single </w:t>
      </w:r>
      <w:r>
        <w:rPr>
          <w:rFonts w:ascii="Cambria" w:eastAsia="Cambria" w:hAnsi="Cambria" w:cs="Cambria"/>
          <w:i/>
        </w:rPr>
        <w:t>z</w:t>
      </w:r>
      <w:r>
        <w:t xml:space="preserve">-plane parallel to the planar projection after our compensation technique, a 2-D </w:t>
      </w:r>
      <w:r>
        <w:rPr>
          <w:rFonts w:ascii="Cambria" w:eastAsia="Cambria" w:hAnsi="Cambria" w:cs="Cambria"/>
          <w:i/>
        </w:rPr>
        <w:t>x</w:t>
      </w:r>
      <w:r>
        <w:t>-</w:t>
      </w:r>
      <w:r>
        <w:rPr>
          <w:rFonts w:ascii="Cambria" w:eastAsia="Cambria" w:hAnsi="Cambria" w:cs="Cambria"/>
          <w:i/>
        </w:rPr>
        <w:t xml:space="preserve">y </w:t>
      </w:r>
      <w:r>
        <w:t xml:space="preserve">image </w:t>
      </w:r>
      <w:ins w:id="409" w:author="Paperpal" w:date="2022-01-01T00:30:51Z">
        <w:r>
          <w:t>was</w:t>
        </w:r>
      </w:ins>
      <w:del w:id="410" w:author="Paperpal" w:date="2022-01-01T00:30:51Z">
        <w:r>
          <w:delText>is</w:delText>
        </w:r>
      </w:del>
      <w:r>
        <w:t xml:space="preserve"> recovered at </w:t>
      </w:r>
      <w:r>
        <w:rPr>
          <w:rFonts w:ascii="Cambria" w:eastAsia="Cambria" w:hAnsi="Cambria" w:cs="Cambria"/>
          <w:i/>
        </w:rPr>
        <w:t xml:space="preserve">z </w:t>
      </w:r>
      <w:r>
        <w:t xml:space="preserve">= 300 mm. Again, while </w:t>
      </w:r>
      <w:del w:id="411" w:author="Paperpal" w:date="2022-01-01T00:30:51Z">
        <w:r>
          <w:delText xml:space="preserve">the </w:delText>
        </w:r>
      </w:del>
      <w:r>
        <w:t xml:space="preserve">BPA yields a robust reconstruction, the computation time is excessive for most applications, requiring 1324.8 s on a desktop machine. On the other hand, the proposed algorithm outperforms the RMA significantly in terms of image quality, nearly matching that of the BPA with only slight </w:t>
      </w:r>
      <w:r>
        <w:t>artifacting</w:t>
      </w:r>
      <w:r>
        <w:t>, while demonstrating superior efficiency to the BPA computing a high-resolution 2-D image in only 1.1 s. Similarly, 3-D images can be reconstructed using these methods. The 3-D reconstructed image using the proposed algorithm is shown in Fig. 8d, requiring 4.8 s to compute, while the RMA and BPA are computed in 4.8 s and 339159.2 s, respectively.</w:t>
      </w:r>
    </w:p>
    <w:p w:rsidR="00AB14FD" w14:paraId="406A331C" w14:textId="77777777">
      <w:pPr>
        <w:spacing w:after="280"/>
        <w:ind w:left="-15" w:firstLine="199"/>
      </w:pPr>
      <w:r>
        <w:t xml:space="preserve">Comparing the results from Figs. 6 and 8, aberrations appear </w:t>
      </w:r>
      <w:ins w:id="41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to be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more pronounced along the </w:t>
      </w:r>
      <w:r>
        <w:rPr>
          <w:rFonts w:ascii="Cambria" w:eastAsia="Cambria" w:hAnsi="Cambria" w:cs="Cambria"/>
          <w:i/>
        </w:rPr>
        <w:t>z</w:t>
      </w:r>
      <w:r>
        <w:t xml:space="preserve">-dimension or depth. This phenomenon is </w:t>
      </w:r>
      <w:del w:id="413" w:author="Paperpal" w:date="2022-01-01T00:30:51Z">
        <w:r>
          <w:delText xml:space="preserve">to be </w:delText>
        </w:r>
      </w:del>
      <w:r>
        <w:t>expected</w:t>
      </w:r>
      <w:ins w:id="41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given the analysis in Section II-B, where </w:t>
      </w:r>
      <w:r>
        <w:rPr>
          <w:noProof/>
        </w:rPr>
        <w:drawing>
          <wp:inline distT="0" distB="0" distL="0" distR="0">
            <wp:extent cx="112776" cy="131064"/>
            <wp:effectExtent l="0" t="0" r="0" b="0"/>
            <wp:docPr id="37467" name="Picture 37467"/>
            <wp:cNvGraphicFramePr/>
            <a:graphic xmlns:a="http://schemas.openxmlformats.org/drawingml/2006/main">
              <a:graphicData uri="http://schemas.openxmlformats.org/drawingml/2006/picture">
                <pic:pic xmlns:pic="http://schemas.openxmlformats.org/drawingml/2006/picture">
                  <pic:nvPicPr>
                    <pic:cNvPr id="1203059346" name="Picture 37467"/>
                    <pic:cNvPicPr/>
                  </pic:nvPicPr>
                  <pic:blipFill>
                    <a:blip xmlns:r="http://schemas.openxmlformats.org/officeDocument/2006/relationships" r:embed="rId49"/>
                    <a:stretch>
                      <a:fillRect/>
                    </a:stretch>
                  </pic:blipFill>
                  <pic:spPr>
                    <a:xfrm>
                      <a:off x="0" y="0"/>
                      <a:ext cx="112776" cy="131064"/>
                    </a:xfrm>
                    <a:prstGeom prst="rect">
                      <a:avLst/>
                    </a:prstGeom>
                  </pic:spPr>
                </pic:pic>
              </a:graphicData>
            </a:graphic>
          </wp:inline>
        </w:drawing>
      </w:r>
      <w:r>
        <w:t xml:space="preserve"> and the size of the target in the </w:t>
      </w:r>
      <w:r>
        <w:rPr>
          <w:rFonts w:ascii="Cambria" w:eastAsia="Cambria" w:hAnsi="Cambria" w:cs="Cambria"/>
          <w:i/>
        </w:rPr>
        <w:t>z</w:t>
      </w:r>
      <w:r>
        <w:t xml:space="preserve">-direction are assumed to be small. Hence, for targets of significant size in the </w:t>
      </w:r>
      <w:r>
        <w:rPr>
          <w:rFonts w:ascii="Cambria" w:eastAsia="Cambria" w:hAnsi="Cambria" w:cs="Cambria"/>
          <w:i/>
        </w:rPr>
        <w:t>z</w:t>
      </w:r>
      <w:r>
        <w:t xml:space="preserve">-direction, such as the target in Fig. 6c, the proposed compensation suffers from slight </w:t>
      </w:r>
      <w:ins w:id="415" w:author="Paperpal" w:date="2022-01-01T00:30:51Z">
        <w:r>
          <w:t>artifactting</w:t>
        </w:r>
      </w:ins>
      <w:del w:id="416" w:author="Paperpal" w:date="2022-01-01T00:30:51Z">
        <w:r>
          <w:delText>artifacting</w:delText>
        </w:r>
      </w:del>
      <w:r>
        <w:t xml:space="preserve"> compared </w:t>
      </w:r>
      <w:ins w:id="417" w:author="Paperpal" w:date="2022-01-01T00:30:51Z">
        <w:r>
          <w:t>to</w:t>
        </w:r>
      </w:ins>
      <w:del w:id="418" w:author="Paperpal" w:date="2022-01-01T00:30:51Z">
        <w:r>
          <w:delText>with</w:delText>
        </w:r>
      </w:del>
      <w:r>
        <w:t xml:space="preserve"> </w:t>
      </w:r>
      <w:del w:id="419" w:author="Paperpal" w:date="2022-01-01T00:30:51Z">
        <w:r>
          <w:delText xml:space="preserve">the </w:delText>
        </w:r>
      </w:del>
      <w:r>
        <w:t xml:space="preserve">BPA. However, for many </w:t>
      </w:r>
      <w:r>
        <w:t xml:space="preserve">applications, the considerable time savings achieved using our technique is a necessary trade-off compared </w:t>
      </w:r>
      <w:ins w:id="420" w:author="Paperpal" w:date="2022-01-01T00:30:51Z">
        <w:r>
          <w:t>with</w:t>
        </w:r>
      </w:ins>
      <w:del w:id="421" w:author="Paperpal" w:date="2022-01-01T00:30:51Z">
        <w:r>
          <w:delText>to</w:delText>
        </w:r>
      </w:del>
      <w:r>
        <w:t xml:space="preserve"> the prohibitively slow BPA.</w:t>
      </w:r>
    </w:p>
    <w:p w:rsidR="00AB14FD" w14:paraId="45378DD7" w14:textId="77777777">
      <w:pPr>
        <w:pStyle w:val="Heading1"/>
        <w:spacing w:after="45"/>
        <w:ind w:left="5"/>
      </w:pPr>
      <w:r>
        <w:t>B. EMPIRICAL IRREGULAR GEOMETRY SAR IMAGING RESULTS</w:t>
      </w:r>
    </w:p>
    <w:p w:rsidR="00AB14FD" w14:paraId="7F4954AE" w14:textId="77777777">
      <w:pPr>
        <w:spacing w:after="49"/>
        <w:ind w:left="-5"/>
      </w:pPr>
      <w:r>
        <w:t xml:space="preserve">The </w:t>
      </w:r>
      <w:ins w:id="422" w:author="Paperpal" w:date="2022-01-01T00:30:51Z">
        <w:r>
          <w:t>multiplanar</w:t>
        </w:r>
      </w:ins>
      <w:del w:id="423" w:author="Paperpal" w:date="2022-01-01T00:30:51Z">
        <w:r>
          <w:delText>multi-planar</w:delText>
        </w:r>
      </w:del>
      <w:r>
        <w:t xml:space="preserve"> multistatic imaging technique and system prototype </w:t>
      </w:r>
      <w:ins w:id="424" w:author="Paperpal" w:date="2022-01-01T00:30:51Z">
        <w:r>
          <w:t>were</w:t>
        </w:r>
      </w:ins>
      <w:del w:id="425" w:author="Paperpal" w:date="2022-01-01T00:30:51Z">
        <w:r>
          <w:delText>are</w:delText>
        </w:r>
      </w:del>
      <w:r>
        <w:t xml:space="preserve"> validated experimentally by capturing </w:t>
      </w:r>
      <w:ins w:id="42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SAR data of various target scenes, </w:t>
      </w:r>
      <w:ins w:id="427"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as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shown in Fig 9. The reconstructed images obtained using each method </w:t>
      </w:r>
      <w:ins w:id="428" w:author="Paperpal" w:date="2022-01-01T00:30:51Z">
        <w:r>
          <w:t>were</w:t>
        </w:r>
      </w:ins>
      <w:del w:id="429" w:author="Paperpal" w:date="2022-01-01T00:30:51Z">
        <w:r>
          <w:delText>are</w:delText>
        </w:r>
      </w:del>
      <w:r>
        <w:t xml:space="preserve"> compared and discussed.</w:t>
      </w:r>
    </w:p>
    <w:p w:rsidR="00AB14FD" w14:paraId="3B42A6C6" w14:textId="77777777">
      <w:pPr>
        <w:spacing w:after="137" w:line="259" w:lineRule="auto"/>
        <w:ind w:left="0" w:firstLine="0"/>
        <w:jc w:val="left"/>
      </w:pPr>
      <w:r>
        <w:rPr>
          <w:noProof/>
          <w:sz w:val="22"/>
        </w:rPr>
        <mc:AlternateContent>
          <mc:Choice Requires="wpg">
            <w:drawing>
              <wp:inline distT="0" distB="0" distL="0" distR="0">
                <wp:extent cx="3070328" cy="1062570"/>
                <wp:effectExtent l="0" t="0" r="0" b="0"/>
                <wp:docPr id="31226" name="Group 31226"/>
                <wp:cNvGraphicFramePr/>
                <a:graphic xmlns:a="http://schemas.openxmlformats.org/drawingml/2006/main">
                  <a:graphicData uri="http://schemas.microsoft.com/office/word/2010/wordprocessingGroup">
                    <wpg:wgp xmlns:wpg="http://schemas.microsoft.com/office/word/2010/wordprocessingGroup">
                      <wpg:cNvGrpSpPr/>
                      <wpg:grpSpPr>
                        <a:xfrm>
                          <a:off x="0" y="0"/>
                          <a:ext cx="3070328" cy="1062570"/>
                          <a:chOff x="0" y="0"/>
                          <a:chExt cx="3070328" cy="1062570"/>
                        </a:xfrm>
                      </wpg:grpSpPr>
                      <pic:pic xmlns:pic="http://schemas.openxmlformats.org/drawingml/2006/picture">
                        <pic:nvPicPr>
                          <pic:cNvPr id="2396" name="Picture 2396"/>
                          <pic:cNvPicPr/>
                        </pic:nvPicPr>
                        <pic:blipFill>
                          <a:blip xmlns:r="http://schemas.openxmlformats.org/officeDocument/2006/relationships" r:embed="rId50"/>
                          <a:stretch>
                            <a:fillRect/>
                          </a:stretch>
                        </pic:blipFill>
                        <pic:spPr>
                          <a:xfrm>
                            <a:off x="0" y="0"/>
                            <a:ext cx="1469905" cy="1062570"/>
                          </a:xfrm>
                          <a:prstGeom prst="rect">
                            <a:avLst/>
                          </a:prstGeom>
                        </pic:spPr>
                      </pic:pic>
                      <pic:pic xmlns:pic="http://schemas.openxmlformats.org/drawingml/2006/picture">
                        <pic:nvPicPr>
                          <pic:cNvPr id="2399" name="Picture 2399"/>
                          <pic:cNvPicPr/>
                        </pic:nvPicPr>
                        <pic:blipFill>
                          <a:blip xmlns:r="http://schemas.openxmlformats.org/officeDocument/2006/relationships" r:embed="rId51"/>
                          <a:stretch>
                            <a:fillRect/>
                          </a:stretch>
                        </pic:blipFill>
                        <pic:spPr>
                          <a:xfrm>
                            <a:off x="1600518" y="5595"/>
                            <a:ext cx="1469810" cy="1056975"/>
                          </a:xfrm>
                          <a:prstGeom prst="rect">
                            <a:avLst/>
                          </a:prstGeom>
                        </pic:spPr>
                      </pic:pic>
                    </wpg:wgp>
                  </a:graphicData>
                </a:graphic>
              </wp:inline>
            </w:drawing>
          </mc:Choice>
          <mc:Fallback>
            <w:pict>
              <v:group id="_x0000_i1040" style="width:241.76pt;height:83.67pt;mso-position-horizontal-relative:char;mso-position-vertical-relative:line" coordsize="30703,10625">
                <v:shape id="_x0000_s1041" style="width:14699;height:10625;position:absolute" coordsize="21600,21600" o:spt="100" adj="-11796480,,5400" filled="f">
                  <v:stroke joinstyle="miter"/>
                  <v:imagedata r:id="rId50" o:title=""/>
                </v:shape>
                <v:shape id="_x0000_s1042" style="width:14698;height:10569;left:16005;position:absolute;top:55" coordsize="21600,21600" o:spt="100" adj="-11796480,,5400" filled="f">
                  <v:stroke joinstyle="miter"/>
                  <v:imagedata r:id="rId51" o:title=""/>
                </v:shape>
                <w10:wrap type="none"/>
              </v:group>
            </w:pict>
          </mc:Fallback>
        </mc:AlternateContent>
      </w:r>
    </w:p>
    <w:p w:rsidR="00AB14FD" w14:paraId="0704D4AC" w14:textId="77777777">
      <w:pPr>
        <w:tabs>
          <w:tab w:val="center" w:pos="1157"/>
          <w:tab w:val="center" w:pos="3678"/>
        </w:tabs>
        <w:spacing w:after="24" w:line="259" w:lineRule="auto"/>
        <w:ind w:left="0" w:firstLine="0"/>
        <w:jc w:val="left"/>
      </w:pPr>
      <w:r>
        <w:rPr>
          <w:sz w:val="22"/>
        </w:rPr>
        <w:tab/>
      </w:r>
      <w:r>
        <w:rPr>
          <w:sz w:val="18"/>
        </w:rPr>
        <w:t>(a)</w:t>
      </w:r>
      <w:r>
        <w:rPr>
          <w:sz w:val="18"/>
        </w:rPr>
        <w:tab/>
        <w:t>(b)</w:t>
      </w:r>
    </w:p>
    <w:p w:rsidR="00AB14FD" w14:paraId="5F5F7CAF" w14:textId="77777777">
      <w:pPr>
        <w:spacing w:after="137" w:line="259" w:lineRule="auto"/>
        <w:ind w:left="1260" w:firstLine="0"/>
        <w:jc w:val="left"/>
      </w:pPr>
      <w:r>
        <w:rPr>
          <w:noProof/>
        </w:rPr>
        <w:drawing>
          <wp:inline distT="0" distB="0" distL="0" distR="0">
            <wp:extent cx="1469809" cy="1049724"/>
            <wp:effectExtent l="0" t="0" r="0" b="0"/>
            <wp:docPr id="2402" name="Picture 2402"/>
            <wp:cNvGraphicFramePr/>
            <a:graphic xmlns:a="http://schemas.openxmlformats.org/drawingml/2006/main">
              <a:graphicData uri="http://schemas.openxmlformats.org/drawingml/2006/picture">
                <pic:pic xmlns:pic="http://schemas.openxmlformats.org/drawingml/2006/picture">
                  <pic:nvPicPr>
                    <pic:cNvPr id="1011349990" name="Picture 2402"/>
                    <pic:cNvPicPr/>
                  </pic:nvPicPr>
                  <pic:blipFill>
                    <a:blip xmlns:r="http://schemas.openxmlformats.org/officeDocument/2006/relationships" r:embed="rId52"/>
                    <a:stretch>
                      <a:fillRect/>
                    </a:stretch>
                  </pic:blipFill>
                  <pic:spPr>
                    <a:xfrm>
                      <a:off x="0" y="0"/>
                      <a:ext cx="1469809" cy="1049724"/>
                    </a:xfrm>
                    <a:prstGeom prst="rect">
                      <a:avLst/>
                    </a:prstGeom>
                  </pic:spPr>
                </pic:pic>
              </a:graphicData>
            </a:graphic>
          </wp:inline>
        </w:drawing>
      </w:r>
    </w:p>
    <w:p w:rsidR="00AB14FD" w14:paraId="6D3F3A3C" w14:textId="77777777">
      <w:pPr>
        <w:spacing w:after="110" w:line="259" w:lineRule="auto"/>
        <w:ind w:left="207" w:right="197"/>
        <w:jc w:val="center"/>
      </w:pPr>
      <w:r>
        <w:rPr>
          <w:sz w:val="18"/>
        </w:rPr>
        <w:t>(c)</w:t>
      </w:r>
    </w:p>
    <w:p w:rsidR="00AB14FD" w14:paraId="2DAA08E2" w14:textId="77777777">
      <w:pPr>
        <w:ind w:left="-5"/>
      </w:pPr>
      <w:r>
        <w:t>Figure 9: Various experimental targets: (a) copper clad laminate test target, (b) tools hidden inside box, and (c) purse containing metal cutouts.</w:t>
      </w:r>
    </w:p>
    <w:p w:rsidR="00AB14FD" w14:paraId="6F238DF5" w14:textId="77777777">
      <w:pPr>
        <w:ind w:left="-15" w:firstLine="199"/>
      </w:pPr>
      <w:r>
        <w:t xml:space="preserve">The test target with several horizontal and vertical rectangular cutouts made from copper-clad laminate (Fig. 9a) </w:t>
      </w:r>
      <w:ins w:id="430" w:author="Paperpal" w:date="2022-01-01T00:30:51Z">
        <w:r>
          <w:t>was</w:t>
        </w:r>
      </w:ins>
      <w:del w:id="431" w:author="Paperpal" w:date="2022-01-01T00:30:51Z">
        <w:r>
          <w:delText>is</w:delText>
        </w:r>
      </w:del>
      <w:r>
        <w:t xml:space="preserve"> illuminated by the </w:t>
      </w:r>
      <w:r>
        <w:rPr>
          <w:rFonts w:ascii="Cambria" w:eastAsia="Cambria" w:hAnsi="Cambria" w:cs="Cambria"/>
          <w:i/>
        </w:rPr>
        <w:t>x</w:t>
      </w:r>
      <w:r>
        <w:t>-</w:t>
      </w:r>
      <w:r>
        <w:rPr>
          <w:rFonts w:ascii="Cambria" w:eastAsia="Cambria" w:hAnsi="Cambria" w:cs="Cambria"/>
          <w:i/>
        </w:rPr>
        <w:t xml:space="preserve">y </w:t>
      </w:r>
      <w:r>
        <w:t xml:space="preserve">scanner at the planes </w:t>
      </w:r>
      <w:r>
        <w:rPr>
          <w:rFonts w:ascii="Cambria" w:eastAsia="Cambria" w:hAnsi="Cambria" w:cs="Cambria"/>
          <w:i/>
        </w:rPr>
        <w:t xml:space="preserve">z </w:t>
      </w:r>
      <w:r>
        <w:rPr>
          <w:rFonts w:ascii="Cambria" w:eastAsia="Cambria" w:hAnsi="Cambria" w:cs="Cambria"/>
        </w:rPr>
        <w:t>∈ [275</w:t>
      </w:r>
      <w:r>
        <w:rPr>
          <w:rFonts w:ascii="Cambria" w:eastAsia="Cambria" w:hAnsi="Cambria" w:cs="Cambria"/>
          <w:i/>
        </w:rPr>
        <w:t>,</w:t>
      </w:r>
      <w:r>
        <w:rPr>
          <w:rFonts w:ascii="Cambria" w:eastAsia="Cambria" w:hAnsi="Cambria" w:cs="Cambria"/>
        </w:rPr>
        <w:t xml:space="preserve">324] </w:t>
      </w:r>
      <w:r>
        <w:t xml:space="preserve">mm with a separation of 1 mm. Hence, data are collected throughout the same region discussed previously such that </w:t>
      </w:r>
      <w:r>
        <w:rPr>
          <w:rFonts w:ascii="Cambria" w:eastAsia="Cambria" w:hAnsi="Cambria" w:cs="Cambria"/>
          <w:i/>
        </w:rPr>
        <w:t>x</w:t>
      </w:r>
      <w:r>
        <w:rPr>
          <w:rFonts w:ascii="Cambria" w:eastAsia="Cambria" w:hAnsi="Cambria" w:cs="Cambria"/>
          <w:vertAlign w:val="superscript"/>
        </w:rPr>
        <w:t xml:space="preserve">′ </w:t>
      </w:r>
      <w:r>
        <w:rPr>
          <w:rFonts w:ascii="Cambria" w:eastAsia="Cambria" w:hAnsi="Cambria" w:cs="Cambria"/>
        </w:rPr>
        <w:t>∈ [−12</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12</w:t>
      </w:r>
      <w:r>
        <w:rPr>
          <w:rFonts w:ascii="Cambria" w:eastAsia="Cambria" w:hAnsi="Cambria" w:cs="Cambria"/>
          <w:i/>
        </w:rPr>
        <w:t>.</w:t>
      </w:r>
      <w:r>
        <w:rPr>
          <w:rFonts w:ascii="Cambria" w:eastAsia="Cambria" w:hAnsi="Cambria" w:cs="Cambria"/>
        </w:rPr>
        <w:t xml:space="preserve">5] </w:t>
      </w:r>
      <w:r>
        <w:t xml:space="preserve">cm, </w:t>
      </w:r>
      <w:r>
        <w:rPr>
          <w:rFonts w:ascii="Cambria" w:eastAsia="Cambria" w:hAnsi="Cambria" w:cs="Cambria"/>
          <w:i/>
        </w:rPr>
        <w:t>y</w:t>
      </w:r>
      <w:r>
        <w:rPr>
          <w:rFonts w:ascii="Cambria" w:eastAsia="Cambria" w:hAnsi="Cambria" w:cs="Cambria"/>
          <w:vertAlign w:val="superscript"/>
        </w:rPr>
        <w:t xml:space="preserve">′ </w:t>
      </w:r>
      <w:r>
        <w:rPr>
          <w:rFonts w:ascii="Cambria" w:eastAsia="Cambria" w:hAnsi="Cambria" w:cs="Cambria"/>
        </w:rPr>
        <w:t>∈ [−12</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12</w:t>
      </w:r>
      <w:r>
        <w:rPr>
          <w:rFonts w:ascii="Cambria" w:eastAsia="Cambria" w:hAnsi="Cambria" w:cs="Cambria"/>
          <w:i/>
        </w:rPr>
        <w:t>.</w:t>
      </w:r>
      <w:r>
        <w:rPr>
          <w:rFonts w:ascii="Cambria" w:eastAsia="Cambria" w:hAnsi="Cambria" w:cs="Cambria"/>
        </w:rPr>
        <w:t xml:space="preserve">5] </w:t>
      </w:r>
      <w:r>
        <w:t xml:space="preserve">cm, and </w:t>
      </w:r>
      <w:r>
        <w:rPr>
          <w:rFonts w:ascii="Cambria" w:eastAsia="Cambria" w:hAnsi="Cambria" w:cs="Cambria"/>
          <w:i/>
        </w:rPr>
        <w:t>z</w:t>
      </w:r>
      <w:r>
        <w:rPr>
          <w:rFonts w:ascii="Cambria" w:eastAsia="Cambria" w:hAnsi="Cambria" w:cs="Cambria"/>
          <w:i/>
          <w:vertAlign w:val="subscript"/>
        </w:rPr>
        <w:t xml:space="preserve">ℓ </w:t>
      </w:r>
      <w:r>
        <w:rPr>
          <w:rFonts w:ascii="Cambria" w:eastAsia="Cambria" w:hAnsi="Cambria" w:cs="Cambria"/>
        </w:rPr>
        <w:t>∈ [−2</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 xml:space="preserve">5] </w:t>
      </w:r>
      <w:r>
        <w:t xml:space="preserve">cm with 102762 sampling locations. After the data were collected, </w:t>
      </w:r>
      <w:del w:id="432" w:author="Paperpal" w:date="2022-01-01T00:30:51Z">
        <w:r>
          <w:delText xml:space="preserve">the </w:delText>
        </w:r>
      </w:del>
      <w:r>
        <w:t xml:space="preserve">50 planar scans were subsampled using </w:t>
      </w:r>
      <w:del w:id="433" w:author="Paperpal" w:date="2022-01-01T00:30:51Z">
        <w:r>
          <w:delText xml:space="preserve">a </w:delText>
        </w:r>
      </w:del>
      <w:r>
        <w:t>similar random 2-D curves as shown in Fig. 7</w:t>
      </w:r>
      <w:ins w:id="43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to emulate the multi-planar irregular sampling scenario. The imaging results and </w:t>
      </w:r>
      <w:del w:id="435" w:author="Paperpal" w:date="2022-01-01T00:30:51Z">
        <w:r>
          <w:delText xml:space="preserve">the </w:delText>
        </w:r>
      </w:del>
      <w:r>
        <w:t xml:space="preserve">corresponding computation times for each reconstruction algorithm are shown in Fig. 10. Our proposed </w:t>
      </w:r>
      <w:ins w:id="436" w:author="Paperpal" w:date="2022-01-01T00:30:51Z">
        <w:r>
          <w:t>multiplanar</w:t>
        </w:r>
      </w:ins>
      <w:del w:id="437" w:author="Paperpal" w:date="2022-01-01T00:30:51Z">
        <w:r>
          <w:delText>multi-planar</w:delText>
        </w:r>
      </w:del>
      <w:r>
        <w:t xml:space="preserve"> multistatic imaging technique demonstrates robustness in projecting the irregular scanning geometry to a planar scenario for more efficient image recovery</w:t>
      </w:r>
      <w:ins w:id="43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as the cutout is recovered cleanly without significant </w:t>
      </w:r>
      <w:ins w:id="439" w:author="Paperpal" w:date="2022-01-01T00:30:51Z">
        <w:r>
          <w:t>artifactting</w:t>
        </w:r>
      </w:ins>
      <w:del w:id="440" w:author="Paperpal" w:date="2022-01-01T00:30:51Z">
        <w:r>
          <w:delText>artifacting</w:delText>
        </w:r>
      </w:del>
      <w:r>
        <w:t xml:space="preserve">, as shown in Fig. 10c. In contrast, the image recovered using </w:t>
      </w:r>
      <w:del w:id="441" w:author="Paperpal" w:date="2022-01-01T00:30:51Z">
        <w:r>
          <w:delText xml:space="preserve">the </w:delText>
        </w:r>
      </w:del>
      <w:r>
        <w:t xml:space="preserve">BPA requires nearly 30 </w:t>
      </w:r>
      <w:ins w:id="442" w:author="Paperpal" w:date="2022-01-01T00:30:51Z">
        <w:r>
          <w:t>min</w:t>
        </w:r>
      </w:ins>
      <w:del w:id="443" w:author="Paperpal" w:date="2022-01-01T00:30:51Z">
        <w:r>
          <w:delText>minutes</w:delText>
        </w:r>
      </w:del>
      <w:r>
        <w:t xml:space="preserve"> to compute, and although the RMA is computed efficiently, the RMA without </w:t>
      </w:r>
      <w:ins w:id="444" w:author="Paperpal" w:date="2022-01-01T00:30:51Z">
        <w:r>
          <w:t>multiplanar</w:t>
        </w:r>
      </w:ins>
      <w:del w:id="445" w:author="Paperpal" w:date="2022-01-01T00:30:51Z">
        <w:r>
          <w:delText>multi-planar</w:delText>
        </w:r>
      </w:del>
      <w:r>
        <w:t xml:space="preserve"> compensation </w:t>
      </w:r>
      <w:ins w:id="446" w:author="Paperpal" w:date="2022-01-01T00:30:51Z">
        <w:r>
          <w:t>cannot</w:t>
        </w:r>
      </w:ins>
      <w:del w:id="447" w:author="Paperpal" w:date="2022-01-01T00:30:51Z">
        <w:r>
          <w:delText>is unable to</w:delText>
        </w:r>
      </w:del>
      <w:r>
        <w:t xml:space="preserve"> resolve the target scene, as shown in Fig. 10b. Furthermore, when the target location is unknown in the </w:t>
      </w:r>
      <w:r>
        <w:rPr>
          <w:rFonts w:ascii="Cambria" w:eastAsia="Cambria" w:hAnsi="Cambria" w:cs="Cambria"/>
          <w:i/>
        </w:rPr>
        <w:t>z</w:t>
      </w:r>
      <w:r>
        <w:t xml:space="preserve">-direction, 3-D </w:t>
      </w:r>
      <w:r>
        <w:t xml:space="preserve">imaging offers an improved solution </w:t>
      </w:r>
      <w:ins w:id="448" w:author="Paperpal" w:date="2022-01-01T00:30:51Z">
        <w:r>
          <w:t>with</w:t>
        </w:r>
      </w:ins>
      <w:del w:id="449" w:author="Paperpal" w:date="2022-01-01T00:30:51Z">
        <w:r>
          <w:delText>at</w:delText>
        </w:r>
      </w:del>
      <w:r>
        <w:t xml:space="preserve"> a higher computational cost.</w:t>
      </w:r>
    </w:p>
    <w:p w:rsidR="00AB14FD" w14:paraId="4209D143" w14:textId="77777777">
      <w:pPr>
        <w:spacing w:after="137" w:line="259" w:lineRule="auto"/>
        <w:ind w:left="0" w:firstLine="0"/>
        <w:jc w:val="left"/>
      </w:pPr>
      <w:r>
        <w:rPr>
          <w:noProof/>
          <w:sz w:val="22"/>
        </w:rPr>
        <mc:AlternateContent>
          <mc:Choice Requires="wpg">
            <w:drawing>
              <wp:inline distT="0" distB="0" distL="0" distR="0">
                <wp:extent cx="3070422" cy="995882"/>
                <wp:effectExtent l="0" t="0" r="0" b="0"/>
                <wp:docPr id="31234" name="Group 31234"/>
                <wp:cNvGraphicFramePr/>
                <a:graphic xmlns:a="http://schemas.openxmlformats.org/drawingml/2006/main">
                  <a:graphicData uri="http://schemas.microsoft.com/office/word/2010/wordprocessingGroup">
                    <wpg:wgp xmlns:wpg="http://schemas.microsoft.com/office/word/2010/wordprocessingGroup">
                      <wpg:cNvGrpSpPr/>
                      <wpg:grpSpPr>
                        <a:xfrm>
                          <a:off x="0" y="0"/>
                          <a:ext cx="3070422" cy="995882"/>
                          <a:chOff x="0" y="0"/>
                          <a:chExt cx="3070422" cy="995882"/>
                        </a:xfrm>
                      </wpg:grpSpPr>
                      <pic:pic xmlns:pic="http://schemas.openxmlformats.org/drawingml/2006/picture">
                        <pic:nvPicPr>
                          <pic:cNvPr id="2482" name="Picture 2482"/>
                          <pic:cNvPicPr/>
                        </pic:nvPicPr>
                        <pic:blipFill>
                          <a:blip xmlns:r="http://schemas.openxmlformats.org/officeDocument/2006/relationships" r:embed="rId53"/>
                          <a:stretch>
                            <a:fillRect/>
                          </a:stretch>
                        </pic:blipFill>
                        <pic:spPr>
                          <a:xfrm>
                            <a:off x="0" y="0"/>
                            <a:ext cx="1469904" cy="995882"/>
                          </a:xfrm>
                          <a:prstGeom prst="rect">
                            <a:avLst/>
                          </a:prstGeom>
                        </pic:spPr>
                      </pic:pic>
                      <pic:pic xmlns:pic="http://schemas.openxmlformats.org/drawingml/2006/picture">
                        <pic:nvPicPr>
                          <pic:cNvPr id="2485" name="Picture 2485"/>
                          <pic:cNvPicPr/>
                        </pic:nvPicPr>
                        <pic:blipFill>
                          <a:blip xmlns:r="http://schemas.openxmlformats.org/officeDocument/2006/relationships" r:embed="rId54"/>
                          <a:stretch>
                            <a:fillRect/>
                          </a:stretch>
                        </pic:blipFill>
                        <pic:spPr>
                          <a:xfrm>
                            <a:off x="1600517" y="0"/>
                            <a:ext cx="1469905" cy="995882"/>
                          </a:xfrm>
                          <a:prstGeom prst="rect">
                            <a:avLst/>
                          </a:prstGeom>
                        </pic:spPr>
                      </pic:pic>
                    </wpg:wgp>
                  </a:graphicData>
                </a:graphic>
              </wp:inline>
            </w:drawing>
          </mc:Choice>
          <mc:Fallback>
            <w:pict>
              <v:group id="_x0000_i1043" style="width:241.77pt;height:78.42pt;mso-position-horizontal-relative:char;mso-position-vertical-relative:line" coordsize="30704,9958">
                <v:shape id="_x0000_s1044" style="width:14699;height:9958;position:absolute" coordsize="21600,21600" o:spt="100" adj="-11796480,,5400" filled="f">
                  <v:stroke joinstyle="miter"/>
                  <v:imagedata r:id="rId53" o:title=""/>
                </v:shape>
                <v:shape id="_x0000_s1045" style="width:14699;height:9958;left:16005;position:absolute" coordsize="21600,21600" o:spt="100" adj="-11796480,,5400" filled="f">
                  <v:stroke joinstyle="miter"/>
                  <v:imagedata r:id="rId54" o:title=""/>
                </v:shape>
                <w10:wrap type="none"/>
              </v:group>
            </w:pict>
          </mc:Fallback>
        </mc:AlternateContent>
      </w:r>
    </w:p>
    <w:p w:rsidR="00AB14FD" w14:paraId="0DADC87E" w14:textId="77777777">
      <w:pPr>
        <w:tabs>
          <w:tab w:val="center" w:pos="1157"/>
          <w:tab w:val="center" w:pos="3678"/>
        </w:tabs>
        <w:spacing w:after="24" w:line="259" w:lineRule="auto"/>
        <w:ind w:left="0" w:firstLine="0"/>
        <w:jc w:val="left"/>
      </w:pPr>
      <w:r>
        <w:rPr>
          <w:sz w:val="22"/>
        </w:rPr>
        <w:tab/>
      </w:r>
      <w:r>
        <w:rPr>
          <w:sz w:val="18"/>
        </w:rPr>
        <w:t>(a)</w:t>
      </w:r>
      <w:r>
        <w:rPr>
          <w:sz w:val="18"/>
        </w:rPr>
        <w:tab/>
        <w:t>(b)</w:t>
      </w:r>
    </w:p>
    <w:p w:rsidR="00AB14FD" w14:paraId="5EF13262" w14:textId="77777777">
      <w:pPr>
        <w:spacing w:after="137" w:line="259" w:lineRule="auto"/>
        <w:ind w:left="1260" w:firstLine="0"/>
        <w:jc w:val="left"/>
      </w:pPr>
      <w:r>
        <w:rPr>
          <w:noProof/>
        </w:rPr>
        <w:drawing>
          <wp:inline distT="0" distB="0" distL="0" distR="0">
            <wp:extent cx="1469905" cy="995882"/>
            <wp:effectExtent l="0" t="0" r="0" b="0"/>
            <wp:docPr id="2488" name="Picture 2488"/>
            <wp:cNvGraphicFramePr/>
            <a:graphic xmlns:a="http://schemas.openxmlformats.org/drawingml/2006/main">
              <a:graphicData uri="http://schemas.openxmlformats.org/drawingml/2006/picture">
                <pic:pic xmlns:pic="http://schemas.openxmlformats.org/drawingml/2006/picture">
                  <pic:nvPicPr>
                    <pic:cNvPr id="1720498389" name="Picture 2488"/>
                    <pic:cNvPicPr/>
                  </pic:nvPicPr>
                  <pic:blipFill>
                    <a:blip xmlns:r="http://schemas.openxmlformats.org/officeDocument/2006/relationships" r:embed="rId55"/>
                    <a:stretch>
                      <a:fillRect/>
                    </a:stretch>
                  </pic:blipFill>
                  <pic:spPr>
                    <a:xfrm>
                      <a:off x="0" y="0"/>
                      <a:ext cx="1469905" cy="995882"/>
                    </a:xfrm>
                    <a:prstGeom prst="rect">
                      <a:avLst/>
                    </a:prstGeom>
                  </pic:spPr>
                </pic:pic>
              </a:graphicData>
            </a:graphic>
          </wp:inline>
        </w:drawing>
      </w:r>
    </w:p>
    <w:p w:rsidR="00AB14FD" w14:paraId="6626C4AC" w14:textId="77777777">
      <w:pPr>
        <w:spacing w:after="110" w:line="259" w:lineRule="auto"/>
        <w:ind w:left="207" w:right="197"/>
        <w:jc w:val="center"/>
      </w:pPr>
      <w:r>
        <w:rPr>
          <w:sz w:val="18"/>
        </w:rPr>
        <w:t>(c)</w:t>
      </w:r>
    </w:p>
    <w:p w:rsidR="00AB14FD" w14:paraId="7853E9F9" w14:textId="77777777">
      <w:pPr>
        <w:spacing w:after="188"/>
        <w:ind w:left="-5"/>
      </w:pPr>
      <w:r>
        <w:t>Figure 10: Imaging results for the copper test target using the (a) BPA (1324.8 s), (b) RMA without multi-planar multistatic compensation (1.1 s), and (c) proposed algorithm (1.1 s).</w:t>
      </w:r>
    </w:p>
    <w:p w:rsidR="00AB14FD" w14:paraId="46440073" w14:textId="77777777">
      <w:pPr>
        <w:ind w:left="-15" w:firstLine="199"/>
      </w:pPr>
      <w:r>
        <w:t xml:space="preserve">The second target screened by the prototype to demonstrate a hidden target scenario </w:t>
      </w:r>
      <w:ins w:id="450" w:author="Paperpal" w:date="2022-01-01T00:30:51Z">
        <w:r>
          <w:t>consisted</w:t>
        </w:r>
      </w:ins>
      <w:del w:id="451" w:author="Paperpal" w:date="2022-01-01T00:30:51Z">
        <w:r>
          <w:delText>consists</w:delText>
        </w:r>
      </w:del>
      <w:r>
        <w:t xml:space="preserve"> of two wrenches (a combination wrench and a vise grip) hidden inside a cardboard box, as shown in Fig. 9b. SAR scans of the target </w:t>
      </w:r>
      <w:ins w:id="452" w:author="Paperpal" w:date="2022-01-01T00:30:51Z">
        <w:r>
          <w:t>were</w:t>
        </w:r>
      </w:ins>
      <w:del w:id="453" w:author="Paperpal" w:date="2022-01-01T00:30:51Z">
        <w:r>
          <w:delText>are</w:delText>
        </w:r>
      </w:del>
      <w:r>
        <w:t xml:space="preserve"> performed with the target at </w:t>
      </w:r>
      <w:del w:id="454" w:author="Paperpal" w:date="2022-01-01T00:30:51Z">
        <w:r>
          <w:delText xml:space="preserve">the </w:delText>
        </w:r>
      </w:del>
      <w:r>
        <w:rPr>
          <w:rFonts w:ascii="Cambria" w:eastAsia="Cambria" w:hAnsi="Cambria" w:cs="Cambria"/>
          <w:i/>
        </w:rPr>
        <w:t>z</w:t>
      </w:r>
      <w:r>
        <w:t xml:space="preserve">-planes </w:t>
      </w:r>
      <w:r>
        <w:rPr>
          <w:rFonts w:ascii="Cambria" w:eastAsia="Cambria" w:hAnsi="Cambria" w:cs="Cambria"/>
          <w:i/>
        </w:rPr>
        <w:t xml:space="preserve">z </w:t>
      </w:r>
      <w:r>
        <w:rPr>
          <w:rFonts w:ascii="Cambria" w:eastAsia="Cambria" w:hAnsi="Cambria" w:cs="Cambria"/>
        </w:rPr>
        <w:t>∈ [275</w:t>
      </w:r>
      <w:r>
        <w:rPr>
          <w:rFonts w:ascii="Cambria" w:eastAsia="Cambria" w:hAnsi="Cambria" w:cs="Cambria"/>
          <w:i/>
        </w:rPr>
        <w:t>,</w:t>
      </w:r>
      <w:r>
        <w:rPr>
          <w:rFonts w:ascii="Cambria" w:eastAsia="Cambria" w:hAnsi="Cambria" w:cs="Cambria"/>
        </w:rPr>
        <w:t xml:space="preserve">324] </w:t>
      </w:r>
      <w:r>
        <w:t>mm</w:t>
      </w:r>
      <w:ins w:id="45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with a separation of 1 mm. To accommodate a larger target size, the aperture is increased to </w:t>
      </w:r>
      <w:r>
        <w:rPr>
          <w:rFonts w:ascii="Cambria" w:eastAsia="Cambria" w:hAnsi="Cambria" w:cs="Cambria"/>
          <w:i/>
        </w:rPr>
        <w:t>x</w:t>
      </w:r>
      <w:r>
        <w:rPr>
          <w:rFonts w:ascii="Cambria" w:eastAsia="Cambria" w:hAnsi="Cambria" w:cs="Cambria"/>
          <w:vertAlign w:val="superscript"/>
        </w:rPr>
        <w:t xml:space="preserve">′ </w:t>
      </w:r>
      <w:r>
        <w:rPr>
          <w:rFonts w:ascii="Cambria" w:eastAsia="Cambria" w:hAnsi="Cambria" w:cs="Cambria"/>
        </w:rPr>
        <w:t>∈ [−25</w:t>
      </w:r>
      <w:r>
        <w:rPr>
          <w:rFonts w:ascii="Cambria" w:eastAsia="Cambria" w:hAnsi="Cambria" w:cs="Cambria"/>
          <w:i/>
        </w:rPr>
        <w:t>,</w:t>
      </w:r>
      <w:r>
        <w:rPr>
          <w:rFonts w:ascii="Cambria" w:eastAsia="Cambria" w:hAnsi="Cambria" w:cs="Cambria"/>
        </w:rPr>
        <w:t xml:space="preserve">25] </w:t>
      </w:r>
      <w:r>
        <w:t xml:space="preserve">cm, </w:t>
      </w:r>
      <w:r>
        <w:rPr>
          <w:rFonts w:ascii="Cambria" w:eastAsia="Cambria" w:hAnsi="Cambria" w:cs="Cambria"/>
          <w:i/>
        </w:rPr>
        <w:t>y</w:t>
      </w:r>
      <w:r>
        <w:rPr>
          <w:rFonts w:ascii="Cambria" w:eastAsia="Cambria" w:hAnsi="Cambria" w:cs="Cambria"/>
          <w:vertAlign w:val="superscript"/>
        </w:rPr>
        <w:t xml:space="preserve">′ </w:t>
      </w:r>
      <w:r>
        <w:rPr>
          <w:rFonts w:ascii="Cambria" w:eastAsia="Cambria" w:hAnsi="Cambria" w:cs="Cambria"/>
        </w:rPr>
        <w:t>∈ [−25</w:t>
      </w:r>
      <w:r>
        <w:rPr>
          <w:rFonts w:ascii="Cambria" w:eastAsia="Cambria" w:hAnsi="Cambria" w:cs="Cambria"/>
          <w:i/>
        </w:rPr>
        <w:t>,</w:t>
      </w:r>
      <w:r>
        <w:rPr>
          <w:rFonts w:ascii="Cambria" w:eastAsia="Cambria" w:hAnsi="Cambria" w:cs="Cambria"/>
        </w:rPr>
        <w:t xml:space="preserve">25] </w:t>
      </w:r>
      <w:r>
        <w:t xml:space="preserve">cm, and </w:t>
      </w:r>
      <w:r>
        <w:rPr>
          <w:rFonts w:ascii="Cambria" w:eastAsia="Cambria" w:hAnsi="Cambria" w:cs="Cambria"/>
          <w:i/>
        </w:rPr>
        <w:t>z</w:t>
      </w:r>
      <w:r>
        <w:rPr>
          <w:rFonts w:ascii="Cambria" w:eastAsia="Cambria" w:hAnsi="Cambria" w:cs="Cambria"/>
          <w:i/>
          <w:vertAlign w:val="subscript"/>
        </w:rPr>
        <w:t xml:space="preserve">ℓ </w:t>
      </w:r>
      <w:r>
        <w:rPr>
          <w:rFonts w:ascii="Cambria" w:eastAsia="Cambria" w:hAnsi="Cambria" w:cs="Cambria"/>
        </w:rPr>
        <w:t>∈ [−2</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 xml:space="preserve">5] </w:t>
      </w:r>
      <w:r>
        <w:t xml:space="preserve">cm with 102545 sampling locations. Similarly, the </w:t>
      </w:r>
      <w:r>
        <w:rPr>
          <w:rFonts w:ascii="Cambria" w:eastAsia="Cambria" w:hAnsi="Cambria" w:cs="Cambria"/>
          <w:i/>
        </w:rPr>
        <w:t>x</w:t>
      </w:r>
      <w:r>
        <w:t>-</w:t>
      </w:r>
      <w:r>
        <w:rPr>
          <w:rFonts w:ascii="Cambria" w:eastAsia="Cambria" w:hAnsi="Cambria" w:cs="Cambria"/>
          <w:i/>
        </w:rPr>
        <w:t>y</w:t>
      </w:r>
      <w:r>
        <w:t>-</w:t>
      </w:r>
      <w:r>
        <w:rPr>
          <w:rFonts w:ascii="Cambria" w:eastAsia="Cambria" w:hAnsi="Cambria" w:cs="Cambria"/>
          <w:i/>
        </w:rPr>
        <w:t xml:space="preserve">z </w:t>
      </w:r>
      <w:r>
        <w:t xml:space="preserve">data </w:t>
      </w:r>
      <w:ins w:id="456" w:author="Paperpal" w:date="2022-01-01T00:30:51Z">
        <w:r>
          <w:t>were</w:t>
        </w:r>
      </w:ins>
      <w:del w:id="457" w:author="Paperpal" w:date="2022-01-01T00:30:51Z">
        <w:r>
          <w:delText>are</w:delText>
        </w:r>
      </w:del>
      <w:r>
        <w:t xml:space="preserve"> sampled to emulate the </w:t>
      </w:r>
      <w:ins w:id="458" w:author="Paperpal" w:date="2022-01-01T00:30:51Z">
        <w:r>
          <w:t>multiplanar multistatic</w:t>
        </w:r>
      </w:ins>
      <w:del w:id="459" w:author="Paperpal" w:date="2022-01-01T00:30:51Z">
        <w:r>
          <w:delText>multi-planar multi-static</w:delText>
        </w:r>
      </w:del>
      <w:r>
        <w:t xml:space="preserve"> scenario using a </w:t>
      </w:r>
      <w:ins w:id="460" w:author="Paperpal" w:date="2022-01-01T00:30:51Z">
        <w:r>
          <w:t>semi-smooth</w:t>
        </w:r>
      </w:ins>
      <w:del w:id="461" w:author="Paperpal" w:date="2022-01-01T00:30:51Z">
        <w:r>
          <w:delText>semismooth</w:delText>
        </w:r>
      </w:del>
      <w:r>
        <w:t xml:space="preserve"> random curve</w:t>
      </w:r>
      <w:ins w:id="46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as shown in Fig. 7. The 2-D and 3-D implementations of the BPA and proposed algorithm are applied to </w:t>
      </w:r>
      <w:del w:id="463" w:author="Paperpal" w:date="2022-01-01T00:30:51Z">
        <w:r>
          <w:delText xml:space="preserve">the </w:delText>
        </w:r>
      </w:del>
      <w:r>
        <w:t xml:space="preserve">nonuniform data under </w:t>
      </w:r>
      <w:del w:id="464" w:author="Paperpal" w:date="2022-01-01T00:30:51Z">
        <w:r>
          <w:delText xml:space="preserve">the </w:delText>
        </w:r>
      </w:del>
      <w:r>
        <w:t xml:space="preserve">irregular scanning geometry, and the recovered images are shown in Figs. 11a – 11d. Both wrenches are visible in the reconstructed images; however, while the 2-D image from the BPA and </w:t>
      </w:r>
      <w:ins w:id="46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proposed algorithm provide high-fidelity reconstructions of the hidden tools, the 2-D </w:t>
      </w:r>
      <w:r>
        <w:rPr>
          <w:rFonts w:ascii="Cambria" w:eastAsia="Cambria" w:hAnsi="Cambria" w:cs="Cambria"/>
          <w:i/>
        </w:rPr>
        <w:t>z</w:t>
      </w:r>
      <w:r>
        <w:t>-plane must be carefully selected to obtain such images. The presence and location of targets are generally unknown for concealed item detection problems</w:t>
      </w:r>
      <w:del w:id="466" w:author="Paperpal" w:date="2022-01-01T00:30:51Z">
        <w:r>
          <w:delText xml:space="preserve"> such as this</w:delText>
        </w:r>
      </w:del>
      <w:r>
        <w:t xml:space="preserve">. Hence, 3-D imaging is preferable for such scenarios and is primarily constrained by computational expense. Our proposed algorithm offers an elegant compromise between the efficiency of </w:t>
      </w:r>
      <w:del w:id="467" w:author="Paperpal" w:date="2022-01-01T00:30:51Z">
        <w:r>
          <w:delText xml:space="preserve">the </w:delText>
        </w:r>
      </w:del>
      <w:r>
        <w:t xml:space="preserve">RMA and the image quality of </w:t>
      </w:r>
      <w:del w:id="468" w:author="Paperpal" w:date="2022-01-01T00:30:51Z">
        <w:r>
          <w:delText xml:space="preserve">the </w:delText>
        </w:r>
      </w:del>
      <w:r>
        <w:t xml:space="preserve">BPA. In Fig. 11d, the 3-D image is computed by the proposed algorithm with an image quality comparable to that of </w:t>
      </w:r>
      <w:del w:id="469" w:author="Paperpal" w:date="2022-01-01T00:30:51Z">
        <w:r>
          <w:delText xml:space="preserve">the </w:delText>
        </w:r>
      </w:del>
      <w:r>
        <w:t>BPA</w:t>
      </w:r>
      <w:ins w:id="470"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with </w:t>
      </w:r>
      <w:ins w:id="471"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significantly reduced computational cost.</w:t>
      </w:r>
    </w:p>
    <w:p w:rsidR="00AB14FD" w14:paraId="39D21385" w14:textId="77777777">
      <w:pPr>
        <w:ind w:left="-15" w:firstLine="199"/>
      </w:pPr>
      <w:r>
        <w:t xml:space="preserve">A third experiment </w:t>
      </w:r>
      <w:ins w:id="472" w:author="Paperpal" w:date="2022-01-01T00:30:51Z">
        <w:r>
          <w:t>was</w:t>
        </w:r>
      </w:ins>
      <w:del w:id="473" w:author="Paperpal" w:date="2022-01-01T00:30:51Z">
        <w:r>
          <w:delText>is</w:delText>
        </w:r>
      </w:del>
      <w:r>
        <w:t xml:space="preserve"> conducted with several metal cutouts concealed in a purse to emulate a scenario wherein </w:t>
      </w:r>
      <w:r>
        <w:t xml:space="preserve">a suspicious personal item </w:t>
      </w:r>
      <w:ins w:id="474" w:author="Paperpal" w:date="2022-01-01T00:30:51Z">
        <w:r>
          <w:t>was</w:t>
        </w:r>
      </w:ins>
      <w:del w:id="475" w:author="Paperpal" w:date="2022-01-01T00:30:51Z">
        <w:r>
          <w:delText>is</w:delText>
        </w:r>
      </w:del>
      <w:r>
        <w:t xml:space="preserve"> quickly screened with an irregular scanning geometry, such as freehand SAR or drone imaging. Fig 9c shows the purse and two hidden items: </w:t>
      </w:r>
      <w:ins w:id="476" w:author="Paperpal" w:date="2022-01-01T00:30:51Z">
        <w:r>
          <w:t>a</w:t>
        </w:r>
      </w:ins>
      <w:del w:id="477" w:author="Paperpal" w:date="2022-01-01T00:30:51Z">
        <w:r>
          <w:delText>one</w:delText>
        </w:r>
      </w:del>
      <w:r>
        <w:t xml:space="preserve"> triangularly shaped metal plate with different cutout shapes and </w:t>
      </w:r>
      <w:ins w:id="478" w:author="Paperpal" w:date="2022-01-01T00:30:51Z">
        <w:r>
          <w:t>a</w:t>
        </w:r>
      </w:ins>
      <w:del w:id="479" w:author="Paperpal" w:date="2022-01-01T00:30:51Z">
        <w:r>
          <w:delText>one</w:delText>
        </w:r>
      </w:del>
      <w:r>
        <w:t xml:space="preserve"> rectangular metal plate with circular holes. The target </w:t>
      </w:r>
      <w:ins w:id="480" w:author="Paperpal" w:date="2022-01-01T00:30:51Z">
        <w:r>
          <w:t>was</w:t>
        </w:r>
      </w:ins>
      <w:del w:id="481" w:author="Paperpal" w:date="2022-01-01T00:30:51Z">
        <w:r>
          <w:delText>is</w:delText>
        </w:r>
      </w:del>
      <w:r>
        <w:t xml:space="preserve"> scanned by the multi-planar multistatic prototype discussed in Section IV, and the data </w:t>
      </w:r>
      <w:ins w:id="482" w:author="Paperpal" w:date="2022-01-01T00:30:51Z">
        <w:r>
          <w:t>were</w:t>
        </w:r>
      </w:ins>
      <w:del w:id="483" w:author="Paperpal" w:date="2022-01-01T00:30:51Z">
        <w:r>
          <w:delText>are</w:delText>
        </w:r>
      </w:del>
      <w:r>
        <w:t xml:space="preserve"> employed to emulate an irregular sampling scenario. Scans are performed with the target at the </w:t>
      </w:r>
      <w:r>
        <w:rPr>
          <w:rFonts w:ascii="Cambria" w:eastAsia="Cambria" w:hAnsi="Cambria" w:cs="Cambria"/>
          <w:i/>
        </w:rPr>
        <w:t>z</w:t>
      </w:r>
      <w:r>
        <w:t xml:space="preserve">-planes </w:t>
      </w:r>
      <w:r>
        <w:rPr>
          <w:rFonts w:ascii="Cambria" w:eastAsia="Cambria" w:hAnsi="Cambria" w:cs="Cambria"/>
          <w:i/>
        </w:rPr>
        <w:t xml:space="preserve">z </w:t>
      </w:r>
      <w:r>
        <w:rPr>
          <w:rFonts w:ascii="Cambria" w:eastAsia="Cambria" w:hAnsi="Cambria" w:cs="Cambria"/>
        </w:rPr>
        <w:t>∈ [275</w:t>
      </w:r>
      <w:r>
        <w:rPr>
          <w:rFonts w:ascii="Cambria" w:eastAsia="Cambria" w:hAnsi="Cambria" w:cs="Cambria"/>
          <w:i/>
        </w:rPr>
        <w:t>,</w:t>
      </w:r>
      <w:r>
        <w:rPr>
          <w:rFonts w:ascii="Cambria" w:eastAsia="Cambria" w:hAnsi="Cambria" w:cs="Cambria"/>
        </w:rPr>
        <w:t xml:space="preserve">324] </w:t>
      </w:r>
      <w:r>
        <w:t xml:space="preserve">mm with a separation of 1 mm and an aperture is synthesized within </w:t>
      </w:r>
      <w:r>
        <w:rPr>
          <w:rFonts w:ascii="Cambria" w:eastAsia="Cambria" w:hAnsi="Cambria" w:cs="Cambria"/>
          <w:i/>
        </w:rPr>
        <w:t>x</w:t>
      </w:r>
      <w:r>
        <w:rPr>
          <w:rFonts w:ascii="Cambria" w:eastAsia="Cambria" w:hAnsi="Cambria" w:cs="Cambria"/>
          <w:vertAlign w:val="superscript"/>
        </w:rPr>
        <w:t xml:space="preserve">′ </w:t>
      </w:r>
      <w:r>
        <w:rPr>
          <w:rFonts w:ascii="Cambria" w:eastAsia="Cambria" w:hAnsi="Cambria" w:cs="Cambria"/>
        </w:rPr>
        <w:t>∈ [−25</w:t>
      </w:r>
      <w:r>
        <w:rPr>
          <w:rFonts w:ascii="Cambria" w:eastAsia="Cambria" w:hAnsi="Cambria" w:cs="Cambria"/>
          <w:i/>
        </w:rPr>
        <w:t>,</w:t>
      </w:r>
      <w:r>
        <w:rPr>
          <w:rFonts w:ascii="Cambria" w:eastAsia="Cambria" w:hAnsi="Cambria" w:cs="Cambria"/>
        </w:rPr>
        <w:t xml:space="preserve">25] </w:t>
      </w:r>
      <w:r>
        <w:t xml:space="preserve">cm, </w:t>
      </w:r>
      <w:r>
        <w:rPr>
          <w:rFonts w:ascii="Cambria" w:eastAsia="Cambria" w:hAnsi="Cambria" w:cs="Cambria"/>
          <w:i/>
        </w:rPr>
        <w:t>y</w:t>
      </w:r>
      <w:r>
        <w:rPr>
          <w:rFonts w:ascii="Cambria" w:eastAsia="Cambria" w:hAnsi="Cambria" w:cs="Cambria"/>
          <w:vertAlign w:val="superscript"/>
        </w:rPr>
        <w:t xml:space="preserve">′ </w:t>
      </w:r>
      <w:r>
        <w:rPr>
          <w:rFonts w:ascii="Cambria" w:eastAsia="Cambria" w:hAnsi="Cambria" w:cs="Cambria"/>
        </w:rPr>
        <w:t>∈ [−25</w:t>
      </w:r>
      <w:r>
        <w:rPr>
          <w:rFonts w:ascii="Cambria" w:eastAsia="Cambria" w:hAnsi="Cambria" w:cs="Cambria"/>
          <w:i/>
        </w:rPr>
        <w:t>,</w:t>
      </w:r>
      <w:r>
        <w:rPr>
          <w:rFonts w:ascii="Cambria" w:eastAsia="Cambria" w:hAnsi="Cambria" w:cs="Cambria"/>
        </w:rPr>
        <w:t xml:space="preserve">25] </w:t>
      </w:r>
      <w:r>
        <w:t xml:space="preserve">cm, and </w:t>
      </w:r>
      <w:r>
        <w:rPr>
          <w:rFonts w:ascii="Cambria" w:eastAsia="Cambria" w:hAnsi="Cambria" w:cs="Cambria"/>
          <w:i/>
        </w:rPr>
        <w:t>z</w:t>
      </w:r>
      <w:r>
        <w:rPr>
          <w:rFonts w:ascii="Cambria" w:eastAsia="Cambria" w:hAnsi="Cambria" w:cs="Cambria"/>
          <w:i/>
          <w:vertAlign w:val="subscript"/>
        </w:rPr>
        <w:t xml:space="preserve">ℓ </w:t>
      </w:r>
      <w:r>
        <w:rPr>
          <w:rFonts w:ascii="Cambria" w:eastAsia="Cambria" w:hAnsi="Cambria" w:cs="Cambria"/>
        </w:rPr>
        <w:t>∈ [−2</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 xml:space="preserve">5] </w:t>
      </w:r>
      <w:r>
        <w:t xml:space="preserve">cm with 102821 sampling locations. The reconstructed images and </w:t>
      </w:r>
      <w:r>
        <w:rPr>
          <w:rStyle w:val="CommentReference"/>
        </w:rPr>
        <w:commentReference w:id="484"/>
      </w:r>
      <w:del w:id="485" w:author="Paperpal" w:date="2022-01-01T00:30:51Z">
        <w:r>
          <w:delText xml:space="preserve">the </w:delText>
        </w:r>
      </w:del>
      <w:r>
        <w:t xml:space="preserve">corresponding computation times are shown in Figs. 11e – 11h. Both metal cutouts </w:t>
      </w:r>
      <w:ins w:id="486" w:author="Paperpal" w:date="2022-01-01T00:30:51Z">
        <w:r>
          <w:t>were</w:t>
        </w:r>
      </w:ins>
      <w:del w:id="487" w:author="Paperpal" w:date="2022-01-01T00:30:51Z">
        <w:r>
          <w:delText>are</w:delText>
        </w:r>
      </w:del>
      <w:r>
        <w:t xml:space="preserve"> resolved using our algorithm</w:t>
      </w:r>
      <w:ins w:id="48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with </w:t>
      </w:r>
      <w:ins w:id="48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an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image quality comparable to that of </w:t>
      </w:r>
      <w:del w:id="490" w:author="Paperpal" w:date="2022-01-01T00:30:51Z">
        <w:r>
          <w:delText xml:space="preserve">the </w:delText>
        </w:r>
      </w:del>
      <w:r>
        <w:t xml:space="preserve">BPA. Again, assuming that the contents of the purse are generally unknown, computing the 3-D image is preferable for concealed item detection. To efficiently recover a 3-D image with irregularly sampled data, </w:t>
      </w:r>
      <w:ins w:id="491" w:author="Paperpal" w:date="2022-01-01T00:30:51Z">
        <w:r>
          <w:t>Existing</w:t>
        </w:r>
      </w:ins>
      <w:del w:id="492" w:author="Paperpal" w:date="2022-01-01T00:30:51Z">
        <w:r>
          <w:delText>existing</w:delText>
        </w:r>
      </w:del>
      <w:r>
        <w:t xml:space="preserve"> inversion techniques require excessive computation time and memory capacity, as shown in Figs. 11e and 11f. However, our proposed algorithm (Figs. 11g and 11h) offers an efficient solution that does not compromise image quality.</w:t>
      </w:r>
    </w:p>
    <w:p w:rsidR="00AB14FD" w14:paraId="4B43A3B1" w14:textId="77777777">
      <w:pPr>
        <w:spacing w:after="219"/>
        <w:ind w:left="-15" w:firstLine="199"/>
      </w:pPr>
      <w:r>
        <w:t xml:space="preserve">These experiments demonstrate the advantages of the proposed algorithm and the limitations of the RMA and BPA. A comparison of the </w:t>
      </w:r>
      <w:ins w:id="493" w:author="Paperpal" w:date="2022-01-01T00:30:51Z">
        <w:r>
          <w:t>computation times required</w:t>
        </w:r>
      </w:ins>
      <w:del w:id="494" w:author="Paperpal" w:date="2022-01-01T00:30:51Z">
        <w:r>
          <w:delText>required computation times</w:delText>
        </w:r>
      </w:del>
      <w:r>
        <w:t xml:space="preserve"> for each algorithm is presented in Table 1. Applying the RMA directly to the </w:t>
      </w:r>
      <w:ins w:id="495" w:author="Paperpal" w:date="2022-01-01T00:30:51Z">
        <w:r>
          <w:t>multiplanar</w:t>
        </w:r>
      </w:ins>
      <w:del w:id="496" w:author="Paperpal" w:date="2022-01-01T00:30:51Z">
        <w:r>
          <w:delText>multi-planar</w:delText>
        </w:r>
      </w:del>
      <w:r>
        <w:t xml:space="preserve"> data, as shown in Figs. 6c, 8b, and 10b, yields significant aberrations </w:t>
      </w:r>
      <w:ins w:id="497" w:author="Paperpal" w:date="2022-01-01T00:30:51Z">
        <w:r>
          <w:t>at</w:t>
        </w:r>
      </w:ins>
      <w:del w:id="498" w:author="Paperpal" w:date="2022-01-01T00:30:51Z">
        <w:r>
          <w:delText>to</w:delText>
        </w:r>
      </w:del>
      <w:r>
        <w:t xml:space="preserve"> the point of failed reconstruction. For this reason, </w:t>
      </w:r>
      <w:del w:id="499" w:author="Paperpal" w:date="2022-01-01T00:30:51Z">
        <w:r>
          <w:delText xml:space="preserve">the </w:delText>
        </w:r>
      </w:del>
      <w:r>
        <w:t xml:space="preserve">RMA images are not shown </w:t>
      </w:r>
      <w:ins w:id="500" w:author="Paperpal" w:date="2022-01-01T00:30:51Z">
        <w:r>
          <w:t>in</w:t>
        </w:r>
      </w:ins>
      <w:del w:id="501" w:author="Paperpal" w:date="2022-01-01T00:30:51Z">
        <w:r>
          <w:delText>for</w:delText>
        </w:r>
      </w:del>
      <w:r>
        <w:t xml:space="preserve"> the other examples. When the target is known to be 2-D and located at a single</w:t>
      </w:r>
      <w:del w:id="502" w:author="Paperpal" w:date="2022-01-01T00:30:51Z">
        <w:r>
          <w:delText>,</w:delText>
        </w:r>
      </w:del>
      <w:r>
        <w:t xml:space="preserve"> known </w:t>
      </w:r>
      <w:r>
        <w:rPr>
          <w:rFonts w:ascii="Cambria" w:eastAsia="Cambria" w:hAnsi="Cambria" w:cs="Cambria"/>
          <w:i/>
        </w:rPr>
        <w:t>z</w:t>
      </w:r>
      <w:r>
        <w:t>-plane, the 2-D BPA implementation can be computed somewhat efficiently in certain instances by employing a graphics processing unit (GPU) and parallelizing the computation [7], [10]</w:t>
      </w:r>
      <w:r>
        <w:t>–[</w:t>
      </w:r>
      <w:r>
        <w:t xml:space="preserve">13]. However, particularly for mobile applications, access to </w:t>
      </w:r>
      <w:ins w:id="503" w:author="Paperpal" w:date="2022-01-01T00:30:51Z">
        <w:r>
          <w:t>high-capacity</w:t>
        </w:r>
      </w:ins>
      <w:del w:id="504" w:author="Paperpal" w:date="2022-01-01T00:30:51Z">
        <w:r>
          <w:delText>highcapacity</w:delText>
        </w:r>
      </w:del>
      <w:r>
        <w:t xml:space="preserve"> GPUs is rare or size-prohibitive, and such acceleration is infeasible. Moreover, as </w:t>
      </w:r>
      <w:del w:id="505" w:author="Paperpal" w:date="2022-01-01T00:30:51Z">
        <w:r>
          <w:delText xml:space="preserve">the </w:delText>
        </w:r>
      </w:del>
      <w:r>
        <w:t xml:space="preserve">BPA is scaled up to three dimensions, the time and space complexities increase exponentially, requiring excessive computational power and memory. In many emerging applications, efficient 3-D image computation on low-power devices is preferable, if not mandatory, as the precise location of the target is generally unknown. However, efficient algorithms, such as </w:t>
      </w:r>
      <w:del w:id="506" w:author="Paperpal" w:date="2022-01-01T00:30:51Z">
        <w:r>
          <w:delText xml:space="preserve">the </w:delText>
        </w:r>
      </w:del>
      <w:r>
        <w:t xml:space="preserve">RMA, require monostatic, planar assumptions that are unachievable by these applications. To enable such technologies, our proposed </w:t>
      </w:r>
      <w:ins w:id="507" w:author="Paperpal" w:date="2022-01-01T00:30:51Z">
        <w:r>
          <w:t>multiplanar</w:t>
        </w:r>
      </w:ins>
      <w:del w:id="508" w:author="Paperpal" w:date="2022-01-01T00:30:51Z">
        <w:r>
          <w:delText>multi-planar</w:delText>
        </w:r>
      </w:del>
      <w:r>
        <w:t xml:space="preserve"> multistatic imaging algorithm efficiently compensates for the irregular scanning geometry by </w:t>
      </w:r>
      <w:ins w:id="509" w:author="Paperpal" w:date="2022-01-01T00:30:51Z">
        <w:r>
          <w:t>carefully</w:t>
        </w:r>
      </w:ins>
      <w:del w:id="510" w:author="Paperpal" w:date="2022-01-01T00:30:51Z">
        <w:r>
          <w:delText>careful</w:delText>
        </w:r>
      </w:del>
      <w:r>
        <w:t xml:space="preserve"> handling </w:t>
      </w:r>
      <w:del w:id="511" w:author="Paperpal" w:date="2022-01-01T00:30:51Z">
        <w:r>
          <w:delText xml:space="preserve">of </w:delText>
        </w:r>
      </w:del>
      <w:r>
        <w:t xml:space="preserve">the phase of each sample. This enables image reconstruction under dynamic </w:t>
      </w:r>
      <w:r>
        <w:t xml:space="preserve">conditions with </w:t>
      </w:r>
      <w:ins w:id="512" w:author="Paperpal" w:date="2022-01-01T00:30:51Z">
        <w:r>
          <w:t>computational complexity identical</w:t>
        </w:r>
      </w:ins>
      <w:del w:id="513" w:author="Paperpal" w:date="2022-01-01T00:30:51Z">
        <w:r>
          <w:delText>identical computational complexity</w:delText>
        </w:r>
      </w:del>
      <w:r>
        <w:t xml:space="preserve"> to </w:t>
      </w:r>
      <w:ins w:id="514" w:author="Paperpal" w:date="2022-01-01T00:30:51Z">
        <w:r>
          <w:t>that</w:t>
        </w:r>
      </w:ins>
      <w:del w:id="515" w:author="Paperpal" w:date="2022-01-01T00:30:51Z">
        <w:r>
          <w:delText>the</w:delText>
        </w:r>
      </w:del>
      <w:r>
        <w:t xml:space="preserve"> </w:t>
      </w:r>
      <w:ins w:id="51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of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RMA and image quality comparable to that of </w:t>
      </w:r>
      <w:del w:id="517" w:author="Paperpal" w:date="2022-01-01T00:30:51Z">
        <w:r>
          <w:delText xml:space="preserve">the </w:delText>
        </w:r>
      </w:del>
      <w:r>
        <w:t>BPA.</w:t>
      </w:r>
    </w:p>
    <w:p w:rsidR="00AB14FD" w14:paraId="7CEB96FD" w14:textId="77777777">
      <w:pPr>
        <w:tabs>
          <w:tab w:val="center" w:pos="1970"/>
          <w:tab w:val="center" w:pos="3062"/>
          <w:tab w:val="center" w:pos="4069"/>
        </w:tabs>
        <w:spacing w:after="4"/>
        <w:ind w:left="0" w:firstLine="0"/>
        <w:jc w:val="left"/>
      </w:pPr>
      <w:r>
        <w:rPr>
          <w:noProof/>
          <w:sz w:val="22"/>
        </w:rPr>
        <mc:AlternateContent>
          <mc:Choice Requires="wpg">
            <w:drawing>
              <wp:anchor distT="0" distB="0" distL="114300" distR="114300" simplePos="0" relativeHeight="251664384" behindDoc="1" locked="0" layoutInCell="1" allowOverlap="1">
                <wp:simplePos x="0" y="0"/>
                <wp:positionH relativeFrom="column">
                  <wp:posOffset>195314</wp:posOffset>
                </wp:positionH>
                <wp:positionV relativeFrom="paragraph">
                  <wp:posOffset>-11077</wp:posOffset>
                </wp:positionV>
                <wp:extent cx="2679802" cy="116396"/>
                <wp:effectExtent l="0" t="0" r="0" b="0"/>
                <wp:wrapNone/>
                <wp:docPr id="33163" name="Group 33163"/>
                <wp:cNvGraphicFramePr/>
                <a:graphic xmlns:a="http://schemas.openxmlformats.org/drawingml/2006/main">
                  <a:graphicData uri="http://schemas.microsoft.com/office/word/2010/wordprocessingGroup">
                    <wpg:wgp xmlns:wpg="http://schemas.microsoft.com/office/word/2010/wordprocessingGroup">
                      <wpg:cNvGrpSpPr/>
                      <wpg:grpSpPr>
                        <a:xfrm>
                          <a:off x="0" y="0"/>
                          <a:ext cx="2679802" cy="116396"/>
                          <a:chOff x="0" y="0"/>
                          <a:chExt cx="2679802" cy="116396"/>
                        </a:xfrm>
                      </wpg:grpSpPr>
                      <wps:wsp xmlns:wps="http://schemas.microsoft.com/office/word/2010/wordprocessingShape">
                        <wps:cNvPr id="2720" name="Shape 2720"/>
                        <wps:cNvSpPr/>
                        <wps:spPr>
                          <a:xfrm>
                            <a:off x="711276" y="0"/>
                            <a:ext cx="0" cy="113868"/>
                          </a:xfrm>
                          <a:custGeom>
                            <a:avLst/>
                            <a:gdLst/>
                            <a:rect l="0" t="0" r="0" b="0"/>
                            <a:pathLst>
                              <a:path fill="norm" h="113868" stroke="1">
                                <a:moveTo>
                                  <a:pt x="0" y="113868"/>
                                </a:moveTo>
                                <a:lnTo>
                                  <a:pt x="0" y="0"/>
                                </a:lnTo>
                              </a:path>
                            </a:pathLst>
                          </a:custGeom>
                          <a:ln w="5055">
                            <a:miter lim="127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722" name="Shape 2722"/>
                        <wps:cNvSpPr/>
                        <wps:spPr>
                          <a:xfrm>
                            <a:off x="1400175" y="0"/>
                            <a:ext cx="0" cy="113868"/>
                          </a:xfrm>
                          <a:custGeom>
                            <a:avLst/>
                            <a:gdLst/>
                            <a:rect l="0" t="0" r="0" b="0"/>
                            <a:pathLst>
                              <a:path fill="norm" h="113868" stroke="1">
                                <a:moveTo>
                                  <a:pt x="0" y="113868"/>
                                </a:moveTo>
                                <a:lnTo>
                                  <a:pt x="0" y="0"/>
                                </a:lnTo>
                              </a:path>
                            </a:pathLst>
                          </a:custGeom>
                          <a:ln w="5055">
                            <a:miter lim="127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724" name="Shape 2724"/>
                        <wps:cNvSpPr/>
                        <wps:spPr>
                          <a:xfrm>
                            <a:off x="2097786" y="0"/>
                            <a:ext cx="0" cy="113868"/>
                          </a:xfrm>
                          <a:custGeom>
                            <a:avLst/>
                            <a:gdLst/>
                            <a:rect l="0" t="0" r="0" b="0"/>
                            <a:pathLst>
                              <a:path fill="norm" h="113868" stroke="1">
                                <a:moveTo>
                                  <a:pt x="0" y="113868"/>
                                </a:moveTo>
                                <a:lnTo>
                                  <a:pt x="0" y="0"/>
                                </a:lnTo>
                              </a:path>
                            </a:pathLst>
                          </a:custGeom>
                          <a:ln w="5055">
                            <a:miter lim="127000"/>
                          </a:ln>
                        </wps:spPr>
                        <wps:style>
                          <a:lnRef idx="1">
                            <a:srgbClr val="000000"/>
                          </a:lnRef>
                          <a:fillRef idx="0">
                            <a:srgbClr val="000000">
                              <a:alpha val="0"/>
                            </a:srgbClr>
                          </a:fillRef>
                          <a:effectRef idx="0">
                            <a:scrgbClr r="0" g="0" b="0"/>
                          </a:effectRef>
                          <a:fontRef idx="none"/>
                        </wps:style>
                        <wps:bodyPr/>
                      </wps:wsp>
                      <wps:wsp xmlns:wps="http://schemas.microsoft.com/office/word/2010/wordprocessingShape">
                        <wps:cNvPr id="2726" name="Shape 2726"/>
                        <wps:cNvSpPr/>
                        <wps:spPr>
                          <a:xfrm>
                            <a:off x="0" y="116396"/>
                            <a:ext cx="2679802" cy="0"/>
                          </a:xfrm>
                          <a:custGeom>
                            <a:avLst/>
                            <a:gdLst/>
                            <a:rect l="0" t="0" r="0" b="0"/>
                            <a:pathLst>
                              <a:path fill="norm" w="2679802" stroke="1">
                                <a:moveTo>
                                  <a:pt x="0" y="0"/>
                                </a:moveTo>
                                <a:lnTo>
                                  <a:pt x="2679802" y="0"/>
                                </a:lnTo>
                              </a:path>
                            </a:pathLst>
                          </a:custGeom>
                          <a:ln w="5055">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_x0000_s1046" style="width:211.01pt;height:9.17pt;margin-top:-0.87pt;margin-left:15.38pt;position:absolute;z-index:-251657216" coordsize="26798,1163">
                <v:shape id="_x0000_s1047" style="width:0;height:1138;left:7112;position:absolute" coordsize="0,113868" path="m,113868l,e" filled="f" fillcolor="black" stroked="t" strokecolor="black">
                  <v:fill opacity="0"/>
                  <v:stroke joinstyle="miter" endcap="flat"/>
                </v:shape>
                <v:shape id="_x0000_s1048" style="width:0;height:1138;left:14001;position:absolute" coordsize="0,113868" path="m,113868l,e" filled="f" fillcolor="black" stroked="t" strokecolor="black">
                  <v:fill opacity="0"/>
                  <v:stroke joinstyle="miter" endcap="flat"/>
                </v:shape>
                <v:shape id="_x0000_s1049" style="width:0;height:1138;left:20977;position:absolute" coordsize="0,113868" path="m,113868l,e" filled="f" fillcolor="black" stroked="t" strokecolor="black">
                  <v:fill opacity="0"/>
                  <v:stroke joinstyle="miter" endcap="flat"/>
                </v:shape>
                <v:shape id="_x0000_s1050" style="width:26798;height:0;position:absolute;top:1163" coordsize="2679802,0" path="m,l2679802,e" filled="f" fillcolor="black" stroked="t" strokecolor="black">
                  <v:fill opacity="0"/>
                  <v:stroke joinstyle="miter" endcap="flat"/>
                </v:shape>
              </v:group>
            </w:pict>
          </mc:Fallback>
        </mc:AlternateContent>
      </w:r>
      <w:r>
        <w:rPr>
          <w:sz w:val="22"/>
        </w:rPr>
        <w:tab/>
      </w:r>
      <w:r>
        <w:rPr>
          <w:sz w:val="16"/>
        </w:rPr>
        <w:t>Metal Cutout</w:t>
      </w:r>
      <w:r>
        <w:rPr>
          <w:sz w:val="16"/>
        </w:rPr>
        <w:tab/>
        <w:t>Hidden Tools</w:t>
      </w:r>
      <w:r>
        <w:rPr>
          <w:sz w:val="16"/>
        </w:rPr>
        <w:tab/>
        <w:t>Purse</w:t>
      </w:r>
    </w:p>
    <w:tbl>
      <w:tblPr>
        <w:tblStyle w:val="TableGrid"/>
        <w:tblW w:w="4220" w:type="dxa"/>
        <w:tblInd w:w="308" w:type="dxa"/>
        <w:tblCellMar>
          <w:top w:w="18" w:type="dxa"/>
          <w:left w:w="120" w:type="dxa"/>
          <w:right w:w="115" w:type="dxa"/>
        </w:tblCellMar>
        <w:tblLook w:val="04A0"/>
      </w:tblPr>
      <w:tblGrid>
        <w:gridCol w:w="1116"/>
        <w:gridCol w:w="1082"/>
        <w:gridCol w:w="1097"/>
        <w:gridCol w:w="925"/>
      </w:tblGrid>
      <w:tr w14:paraId="426A1548" w14:textId="77777777">
        <w:tblPrEx>
          <w:tblW w:w="4220" w:type="dxa"/>
          <w:tblInd w:w="308" w:type="dxa"/>
          <w:tblCellMar>
            <w:top w:w="18" w:type="dxa"/>
            <w:left w:w="120" w:type="dxa"/>
            <w:right w:w="115" w:type="dxa"/>
          </w:tblCellMar>
          <w:tblLook w:val="04A0"/>
        </w:tblPrEx>
        <w:trPr>
          <w:trHeight w:val="182"/>
        </w:trPr>
        <w:tc>
          <w:tcPr>
            <w:tcW w:w="1120" w:type="dxa"/>
            <w:tcBorders>
              <w:top w:val="single" w:sz="3" w:space="0" w:color="000000"/>
              <w:left w:val="nil"/>
              <w:bottom w:val="nil"/>
              <w:right w:val="single" w:sz="3" w:space="0" w:color="000000"/>
            </w:tcBorders>
          </w:tcPr>
          <w:p w:rsidR="00AB14FD" w14:paraId="750C5201" w14:textId="77777777">
            <w:pPr>
              <w:spacing w:after="0" w:line="259" w:lineRule="auto"/>
              <w:ind w:left="0" w:right="4" w:firstLine="0"/>
              <w:jc w:val="center"/>
            </w:pPr>
            <w:r>
              <w:rPr>
                <w:sz w:val="16"/>
              </w:rPr>
              <w:t>2-D BPA</w:t>
            </w:r>
          </w:p>
        </w:tc>
        <w:tc>
          <w:tcPr>
            <w:tcW w:w="1085" w:type="dxa"/>
            <w:tcBorders>
              <w:top w:val="single" w:sz="3" w:space="0" w:color="000000"/>
              <w:left w:val="single" w:sz="3" w:space="0" w:color="000000"/>
              <w:bottom w:val="nil"/>
              <w:right w:val="single" w:sz="3" w:space="0" w:color="000000"/>
            </w:tcBorders>
          </w:tcPr>
          <w:p w:rsidR="00AB14FD" w14:paraId="74B2F85B" w14:textId="77777777">
            <w:pPr>
              <w:spacing w:after="0" w:line="259" w:lineRule="auto"/>
              <w:ind w:left="0" w:right="4" w:firstLine="0"/>
              <w:jc w:val="center"/>
            </w:pPr>
            <w:r>
              <w:rPr>
                <w:sz w:val="16"/>
              </w:rPr>
              <w:t>1324.8</w:t>
            </w:r>
          </w:p>
        </w:tc>
        <w:tc>
          <w:tcPr>
            <w:tcW w:w="1099" w:type="dxa"/>
            <w:tcBorders>
              <w:top w:val="single" w:sz="3" w:space="0" w:color="000000"/>
              <w:left w:val="single" w:sz="3" w:space="0" w:color="000000"/>
              <w:bottom w:val="nil"/>
              <w:right w:val="single" w:sz="3" w:space="0" w:color="000000"/>
            </w:tcBorders>
          </w:tcPr>
          <w:p w:rsidR="00AB14FD" w14:paraId="10EEAEFA" w14:textId="77777777">
            <w:pPr>
              <w:spacing w:after="0" w:line="259" w:lineRule="auto"/>
              <w:ind w:left="0" w:right="4" w:firstLine="0"/>
              <w:jc w:val="center"/>
            </w:pPr>
            <w:r>
              <w:rPr>
                <w:sz w:val="16"/>
              </w:rPr>
              <w:t>5299.4</w:t>
            </w:r>
          </w:p>
        </w:tc>
        <w:tc>
          <w:tcPr>
            <w:tcW w:w="917" w:type="dxa"/>
            <w:tcBorders>
              <w:top w:val="single" w:sz="3" w:space="0" w:color="000000"/>
              <w:left w:val="single" w:sz="3" w:space="0" w:color="000000"/>
              <w:bottom w:val="nil"/>
              <w:right w:val="nil"/>
            </w:tcBorders>
          </w:tcPr>
          <w:p w:rsidR="00AB14FD" w14:paraId="2FBB604C" w14:textId="77777777">
            <w:pPr>
              <w:spacing w:after="0" w:line="259" w:lineRule="auto"/>
              <w:ind w:left="0" w:right="4" w:firstLine="0"/>
              <w:jc w:val="center"/>
            </w:pPr>
            <w:r>
              <w:rPr>
                <w:sz w:val="16"/>
              </w:rPr>
              <w:t>5299.4</w:t>
            </w:r>
          </w:p>
        </w:tc>
      </w:tr>
      <w:tr w14:paraId="2AD92FAB" w14:textId="77777777">
        <w:tblPrEx>
          <w:tblW w:w="4220" w:type="dxa"/>
          <w:tblInd w:w="308" w:type="dxa"/>
          <w:tblCellMar>
            <w:top w:w="18" w:type="dxa"/>
            <w:left w:w="120" w:type="dxa"/>
            <w:right w:w="115" w:type="dxa"/>
          </w:tblCellMar>
          <w:tblLook w:val="04A0"/>
        </w:tblPrEx>
        <w:trPr>
          <w:trHeight w:val="184"/>
        </w:trPr>
        <w:tc>
          <w:tcPr>
            <w:tcW w:w="1120" w:type="dxa"/>
            <w:tcBorders>
              <w:top w:val="nil"/>
              <w:left w:val="nil"/>
              <w:bottom w:val="single" w:sz="3" w:space="0" w:color="000000"/>
              <w:right w:val="single" w:sz="3" w:space="0" w:color="000000"/>
            </w:tcBorders>
          </w:tcPr>
          <w:p w:rsidR="00AB14FD" w14:paraId="7ABF448B" w14:textId="77777777">
            <w:pPr>
              <w:spacing w:after="0" w:line="259" w:lineRule="auto"/>
              <w:ind w:left="0" w:right="4" w:firstLine="0"/>
              <w:jc w:val="center"/>
            </w:pPr>
            <w:r>
              <w:rPr>
                <w:sz w:val="16"/>
              </w:rPr>
              <w:t>3-D BPA</w:t>
            </w:r>
          </w:p>
        </w:tc>
        <w:tc>
          <w:tcPr>
            <w:tcW w:w="1085" w:type="dxa"/>
            <w:tcBorders>
              <w:top w:val="nil"/>
              <w:left w:val="single" w:sz="3" w:space="0" w:color="000000"/>
              <w:bottom w:val="single" w:sz="3" w:space="0" w:color="000000"/>
              <w:right w:val="single" w:sz="3" w:space="0" w:color="000000"/>
            </w:tcBorders>
          </w:tcPr>
          <w:p w:rsidR="00AB14FD" w14:paraId="16B57D16" w14:textId="77777777">
            <w:pPr>
              <w:spacing w:after="0" w:line="259" w:lineRule="auto"/>
              <w:ind w:left="0" w:right="4" w:firstLine="0"/>
              <w:jc w:val="center"/>
            </w:pPr>
            <w:r>
              <w:rPr>
                <w:sz w:val="16"/>
              </w:rPr>
              <w:t>339159.2</w:t>
            </w:r>
          </w:p>
        </w:tc>
        <w:tc>
          <w:tcPr>
            <w:tcW w:w="1099" w:type="dxa"/>
            <w:tcBorders>
              <w:top w:val="nil"/>
              <w:left w:val="single" w:sz="3" w:space="0" w:color="000000"/>
              <w:bottom w:val="single" w:sz="3" w:space="0" w:color="000000"/>
              <w:right w:val="single" w:sz="3" w:space="0" w:color="000000"/>
            </w:tcBorders>
          </w:tcPr>
          <w:p w:rsidR="00AB14FD" w14:paraId="4B8C80BF" w14:textId="77777777">
            <w:pPr>
              <w:spacing w:after="0" w:line="259" w:lineRule="auto"/>
              <w:ind w:left="0" w:right="4" w:firstLine="0"/>
              <w:jc w:val="center"/>
            </w:pPr>
            <w:r>
              <w:rPr>
                <w:sz w:val="16"/>
              </w:rPr>
              <w:t>1356636.9</w:t>
            </w:r>
          </w:p>
        </w:tc>
        <w:tc>
          <w:tcPr>
            <w:tcW w:w="917" w:type="dxa"/>
            <w:tcBorders>
              <w:top w:val="nil"/>
              <w:left w:val="single" w:sz="3" w:space="0" w:color="000000"/>
              <w:bottom w:val="single" w:sz="3" w:space="0" w:color="000000"/>
              <w:right w:val="nil"/>
            </w:tcBorders>
          </w:tcPr>
          <w:p w:rsidR="00AB14FD" w14:paraId="6833EB5D" w14:textId="77777777">
            <w:pPr>
              <w:spacing w:after="0" w:line="259" w:lineRule="auto"/>
              <w:ind w:left="0" w:firstLine="0"/>
              <w:jc w:val="left"/>
            </w:pPr>
            <w:r>
              <w:rPr>
                <w:sz w:val="16"/>
              </w:rPr>
              <w:t>1356636.9</w:t>
            </w:r>
          </w:p>
        </w:tc>
      </w:tr>
      <w:tr w14:paraId="5488A256" w14:textId="77777777">
        <w:tblPrEx>
          <w:tblW w:w="4220" w:type="dxa"/>
          <w:tblInd w:w="308" w:type="dxa"/>
          <w:tblCellMar>
            <w:top w:w="18" w:type="dxa"/>
            <w:left w:w="120" w:type="dxa"/>
            <w:right w:w="115" w:type="dxa"/>
          </w:tblCellMar>
          <w:tblLook w:val="04A0"/>
        </w:tblPrEx>
        <w:trPr>
          <w:trHeight w:val="182"/>
        </w:trPr>
        <w:tc>
          <w:tcPr>
            <w:tcW w:w="1120" w:type="dxa"/>
            <w:tcBorders>
              <w:top w:val="single" w:sz="3" w:space="0" w:color="000000"/>
              <w:left w:val="nil"/>
              <w:bottom w:val="nil"/>
              <w:right w:val="single" w:sz="3" w:space="0" w:color="000000"/>
            </w:tcBorders>
          </w:tcPr>
          <w:p w:rsidR="00AB14FD" w14:paraId="690687A3" w14:textId="77777777">
            <w:pPr>
              <w:spacing w:after="0" w:line="259" w:lineRule="auto"/>
              <w:ind w:left="0" w:right="4" w:firstLine="0"/>
              <w:jc w:val="center"/>
            </w:pPr>
            <w:r>
              <w:rPr>
                <w:sz w:val="16"/>
              </w:rPr>
              <w:t>2-D RMA</w:t>
            </w:r>
          </w:p>
        </w:tc>
        <w:tc>
          <w:tcPr>
            <w:tcW w:w="1085" w:type="dxa"/>
            <w:tcBorders>
              <w:top w:val="single" w:sz="3" w:space="0" w:color="000000"/>
              <w:left w:val="single" w:sz="3" w:space="0" w:color="000000"/>
              <w:bottom w:val="nil"/>
              <w:right w:val="single" w:sz="3" w:space="0" w:color="000000"/>
            </w:tcBorders>
          </w:tcPr>
          <w:p w:rsidR="00AB14FD" w14:paraId="3A8E7439" w14:textId="77777777">
            <w:pPr>
              <w:spacing w:after="0" w:line="259" w:lineRule="auto"/>
              <w:ind w:left="0" w:right="4" w:firstLine="0"/>
              <w:jc w:val="center"/>
            </w:pPr>
            <w:r>
              <w:rPr>
                <w:sz w:val="16"/>
              </w:rPr>
              <w:t>1.1</w:t>
            </w:r>
          </w:p>
        </w:tc>
        <w:tc>
          <w:tcPr>
            <w:tcW w:w="1099" w:type="dxa"/>
            <w:tcBorders>
              <w:top w:val="single" w:sz="3" w:space="0" w:color="000000"/>
              <w:left w:val="single" w:sz="3" w:space="0" w:color="000000"/>
              <w:bottom w:val="nil"/>
              <w:right w:val="single" w:sz="3" w:space="0" w:color="000000"/>
            </w:tcBorders>
          </w:tcPr>
          <w:p w:rsidR="00AB14FD" w14:paraId="060D79CA" w14:textId="77777777">
            <w:pPr>
              <w:spacing w:after="0" w:line="259" w:lineRule="auto"/>
              <w:ind w:left="0" w:right="4" w:firstLine="0"/>
              <w:jc w:val="center"/>
            </w:pPr>
            <w:r>
              <w:rPr>
                <w:sz w:val="16"/>
              </w:rPr>
              <w:t>4.3</w:t>
            </w:r>
          </w:p>
        </w:tc>
        <w:tc>
          <w:tcPr>
            <w:tcW w:w="917" w:type="dxa"/>
            <w:tcBorders>
              <w:top w:val="single" w:sz="3" w:space="0" w:color="000000"/>
              <w:left w:val="single" w:sz="3" w:space="0" w:color="000000"/>
              <w:bottom w:val="nil"/>
              <w:right w:val="nil"/>
            </w:tcBorders>
          </w:tcPr>
          <w:p w:rsidR="00AB14FD" w14:paraId="4E05EE02" w14:textId="77777777">
            <w:pPr>
              <w:spacing w:after="0" w:line="259" w:lineRule="auto"/>
              <w:ind w:left="0" w:right="4" w:firstLine="0"/>
              <w:jc w:val="center"/>
            </w:pPr>
            <w:r>
              <w:rPr>
                <w:sz w:val="16"/>
              </w:rPr>
              <w:t>4.3</w:t>
            </w:r>
          </w:p>
        </w:tc>
      </w:tr>
      <w:tr w14:paraId="751F8309" w14:textId="77777777">
        <w:tblPrEx>
          <w:tblW w:w="4220" w:type="dxa"/>
          <w:tblInd w:w="308" w:type="dxa"/>
          <w:tblCellMar>
            <w:top w:w="18" w:type="dxa"/>
            <w:left w:w="120" w:type="dxa"/>
            <w:right w:w="115" w:type="dxa"/>
          </w:tblCellMar>
          <w:tblLook w:val="04A0"/>
        </w:tblPrEx>
        <w:trPr>
          <w:trHeight w:val="184"/>
        </w:trPr>
        <w:tc>
          <w:tcPr>
            <w:tcW w:w="1120" w:type="dxa"/>
            <w:tcBorders>
              <w:top w:val="nil"/>
              <w:left w:val="nil"/>
              <w:bottom w:val="single" w:sz="3" w:space="0" w:color="000000"/>
              <w:right w:val="single" w:sz="3" w:space="0" w:color="000000"/>
            </w:tcBorders>
          </w:tcPr>
          <w:p w:rsidR="00AB14FD" w14:paraId="18C88E64" w14:textId="77777777">
            <w:pPr>
              <w:spacing w:after="0" w:line="259" w:lineRule="auto"/>
              <w:ind w:left="0" w:right="4" w:firstLine="0"/>
              <w:jc w:val="center"/>
            </w:pPr>
            <w:r>
              <w:rPr>
                <w:sz w:val="16"/>
              </w:rPr>
              <w:t>3-D RMA</w:t>
            </w:r>
          </w:p>
        </w:tc>
        <w:tc>
          <w:tcPr>
            <w:tcW w:w="1085" w:type="dxa"/>
            <w:tcBorders>
              <w:top w:val="nil"/>
              <w:left w:val="single" w:sz="3" w:space="0" w:color="000000"/>
              <w:bottom w:val="single" w:sz="3" w:space="0" w:color="000000"/>
              <w:right w:val="single" w:sz="3" w:space="0" w:color="000000"/>
            </w:tcBorders>
          </w:tcPr>
          <w:p w:rsidR="00AB14FD" w14:paraId="610B614D" w14:textId="77777777">
            <w:pPr>
              <w:spacing w:after="0" w:line="259" w:lineRule="auto"/>
              <w:ind w:left="0" w:right="4" w:firstLine="0"/>
              <w:jc w:val="center"/>
            </w:pPr>
            <w:r>
              <w:rPr>
                <w:sz w:val="16"/>
              </w:rPr>
              <w:t>4.8</w:t>
            </w:r>
          </w:p>
        </w:tc>
        <w:tc>
          <w:tcPr>
            <w:tcW w:w="1099" w:type="dxa"/>
            <w:tcBorders>
              <w:top w:val="nil"/>
              <w:left w:val="single" w:sz="3" w:space="0" w:color="000000"/>
              <w:bottom w:val="single" w:sz="3" w:space="0" w:color="000000"/>
              <w:right w:val="single" w:sz="3" w:space="0" w:color="000000"/>
            </w:tcBorders>
          </w:tcPr>
          <w:p w:rsidR="00AB14FD" w14:paraId="0CA0B20C" w14:textId="77777777">
            <w:pPr>
              <w:spacing w:after="0" w:line="259" w:lineRule="auto"/>
              <w:ind w:left="0" w:right="4" w:firstLine="0"/>
              <w:jc w:val="center"/>
            </w:pPr>
            <w:r>
              <w:rPr>
                <w:sz w:val="16"/>
              </w:rPr>
              <w:t>10.7</w:t>
            </w:r>
          </w:p>
        </w:tc>
        <w:tc>
          <w:tcPr>
            <w:tcW w:w="917" w:type="dxa"/>
            <w:tcBorders>
              <w:top w:val="nil"/>
              <w:left w:val="single" w:sz="3" w:space="0" w:color="000000"/>
              <w:bottom w:val="single" w:sz="3" w:space="0" w:color="000000"/>
              <w:right w:val="nil"/>
            </w:tcBorders>
          </w:tcPr>
          <w:p w:rsidR="00AB14FD" w14:paraId="0BDB3F7E" w14:textId="77777777">
            <w:pPr>
              <w:spacing w:after="0" w:line="259" w:lineRule="auto"/>
              <w:ind w:left="0" w:right="4" w:firstLine="0"/>
              <w:jc w:val="center"/>
            </w:pPr>
            <w:r>
              <w:rPr>
                <w:sz w:val="16"/>
              </w:rPr>
              <w:t>10.7</w:t>
            </w:r>
          </w:p>
        </w:tc>
      </w:tr>
      <w:tr w14:paraId="236B8B31" w14:textId="77777777">
        <w:tblPrEx>
          <w:tblW w:w="4220" w:type="dxa"/>
          <w:tblInd w:w="308" w:type="dxa"/>
          <w:tblCellMar>
            <w:top w:w="18" w:type="dxa"/>
            <w:left w:w="120" w:type="dxa"/>
            <w:right w:w="115" w:type="dxa"/>
          </w:tblCellMar>
          <w:tblLook w:val="04A0"/>
        </w:tblPrEx>
        <w:trPr>
          <w:trHeight w:val="182"/>
        </w:trPr>
        <w:tc>
          <w:tcPr>
            <w:tcW w:w="1120" w:type="dxa"/>
            <w:tcBorders>
              <w:top w:val="single" w:sz="3" w:space="0" w:color="000000"/>
              <w:left w:val="nil"/>
              <w:bottom w:val="nil"/>
              <w:right w:val="single" w:sz="3" w:space="0" w:color="000000"/>
            </w:tcBorders>
          </w:tcPr>
          <w:p w:rsidR="00AB14FD" w14:paraId="54F2EE4C" w14:textId="77777777">
            <w:pPr>
              <w:spacing w:after="0" w:line="259" w:lineRule="auto"/>
              <w:ind w:left="0" w:firstLine="0"/>
              <w:jc w:val="left"/>
            </w:pPr>
            <w:r>
              <w:rPr>
                <w:sz w:val="16"/>
              </w:rPr>
              <w:t>2-D Proposed</w:t>
            </w:r>
          </w:p>
        </w:tc>
        <w:tc>
          <w:tcPr>
            <w:tcW w:w="1085" w:type="dxa"/>
            <w:tcBorders>
              <w:top w:val="single" w:sz="3" w:space="0" w:color="000000"/>
              <w:left w:val="single" w:sz="3" w:space="0" w:color="000000"/>
              <w:bottom w:val="nil"/>
              <w:right w:val="single" w:sz="3" w:space="0" w:color="000000"/>
            </w:tcBorders>
          </w:tcPr>
          <w:p w:rsidR="00AB14FD" w14:paraId="06ACC788" w14:textId="77777777">
            <w:pPr>
              <w:spacing w:after="0" w:line="259" w:lineRule="auto"/>
              <w:ind w:left="0" w:right="4" w:firstLine="0"/>
              <w:jc w:val="center"/>
            </w:pPr>
            <w:r>
              <w:rPr>
                <w:sz w:val="16"/>
              </w:rPr>
              <w:t>1.1</w:t>
            </w:r>
          </w:p>
        </w:tc>
        <w:tc>
          <w:tcPr>
            <w:tcW w:w="1099" w:type="dxa"/>
            <w:tcBorders>
              <w:top w:val="single" w:sz="3" w:space="0" w:color="000000"/>
              <w:left w:val="single" w:sz="3" w:space="0" w:color="000000"/>
              <w:bottom w:val="nil"/>
              <w:right w:val="single" w:sz="3" w:space="0" w:color="000000"/>
            </w:tcBorders>
          </w:tcPr>
          <w:p w:rsidR="00AB14FD" w14:paraId="2D6F71CB" w14:textId="77777777">
            <w:pPr>
              <w:spacing w:after="0" w:line="259" w:lineRule="auto"/>
              <w:ind w:left="0" w:right="4" w:firstLine="0"/>
              <w:jc w:val="center"/>
            </w:pPr>
            <w:r>
              <w:rPr>
                <w:sz w:val="16"/>
              </w:rPr>
              <w:t>4.3</w:t>
            </w:r>
          </w:p>
        </w:tc>
        <w:tc>
          <w:tcPr>
            <w:tcW w:w="917" w:type="dxa"/>
            <w:tcBorders>
              <w:top w:val="single" w:sz="3" w:space="0" w:color="000000"/>
              <w:left w:val="single" w:sz="3" w:space="0" w:color="000000"/>
              <w:bottom w:val="nil"/>
              <w:right w:val="nil"/>
            </w:tcBorders>
          </w:tcPr>
          <w:p w:rsidR="00AB14FD" w14:paraId="276D33DE" w14:textId="77777777">
            <w:pPr>
              <w:spacing w:after="0" w:line="259" w:lineRule="auto"/>
              <w:ind w:left="0" w:right="4" w:firstLine="0"/>
              <w:jc w:val="center"/>
            </w:pPr>
            <w:r>
              <w:rPr>
                <w:sz w:val="16"/>
              </w:rPr>
              <w:t>4.3</w:t>
            </w:r>
          </w:p>
        </w:tc>
      </w:tr>
      <w:tr w14:paraId="05D90D5A" w14:textId="77777777">
        <w:tblPrEx>
          <w:tblW w:w="4220" w:type="dxa"/>
          <w:tblInd w:w="308" w:type="dxa"/>
          <w:tblCellMar>
            <w:top w:w="18" w:type="dxa"/>
            <w:left w:w="120" w:type="dxa"/>
            <w:right w:w="115" w:type="dxa"/>
          </w:tblCellMar>
          <w:tblLook w:val="04A0"/>
        </w:tblPrEx>
        <w:trPr>
          <w:trHeight w:val="184"/>
        </w:trPr>
        <w:tc>
          <w:tcPr>
            <w:tcW w:w="1120" w:type="dxa"/>
            <w:tcBorders>
              <w:top w:val="nil"/>
              <w:left w:val="nil"/>
              <w:bottom w:val="single" w:sz="3" w:space="0" w:color="000000"/>
              <w:right w:val="single" w:sz="3" w:space="0" w:color="000000"/>
            </w:tcBorders>
          </w:tcPr>
          <w:p w:rsidR="00AB14FD" w14:paraId="6FC78B79" w14:textId="77777777">
            <w:pPr>
              <w:spacing w:after="0" w:line="259" w:lineRule="auto"/>
              <w:ind w:left="0" w:firstLine="0"/>
              <w:jc w:val="left"/>
            </w:pPr>
            <w:r>
              <w:rPr>
                <w:sz w:val="16"/>
              </w:rPr>
              <w:t>3-D Proposed</w:t>
            </w:r>
          </w:p>
        </w:tc>
        <w:tc>
          <w:tcPr>
            <w:tcW w:w="1085" w:type="dxa"/>
            <w:tcBorders>
              <w:top w:val="nil"/>
              <w:left w:val="single" w:sz="3" w:space="0" w:color="000000"/>
              <w:bottom w:val="single" w:sz="3" w:space="0" w:color="000000"/>
              <w:right w:val="single" w:sz="3" w:space="0" w:color="000000"/>
            </w:tcBorders>
          </w:tcPr>
          <w:p w:rsidR="00AB14FD" w14:paraId="553E9565" w14:textId="77777777">
            <w:pPr>
              <w:spacing w:after="0" w:line="259" w:lineRule="auto"/>
              <w:ind w:left="0" w:right="4" w:firstLine="0"/>
              <w:jc w:val="center"/>
            </w:pPr>
            <w:r>
              <w:rPr>
                <w:sz w:val="16"/>
              </w:rPr>
              <w:t>4.8</w:t>
            </w:r>
          </w:p>
        </w:tc>
        <w:tc>
          <w:tcPr>
            <w:tcW w:w="1099" w:type="dxa"/>
            <w:tcBorders>
              <w:top w:val="nil"/>
              <w:left w:val="single" w:sz="3" w:space="0" w:color="000000"/>
              <w:bottom w:val="single" w:sz="3" w:space="0" w:color="000000"/>
              <w:right w:val="single" w:sz="3" w:space="0" w:color="000000"/>
            </w:tcBorders>
          </w:tcPr>
          <w:p w:rsidR="00AB14FD" w14:paraId="5CF62805" w14:textId="77777777">
            <w:pPr>
              <w:spacing w:after="0" w:line="259" w:lineRule="auto"/>
              <w:ind w:left="0" w:right="4" w:firstLine="0"/>
              <w:jc w:val="center"/>
            </w:pPr>
            <w:r>
              <w:rPr>
                <w:sz w:val="16"/>
              </w:rPr>
              <w:t>10.7</w:t>
            </w:r>
          </w:p>
        </w:tc>
        <w:tc>
          <w:tcPr>
            <w:tcW w:w="917" w:type="dxa"/>
            <w:tcBorders>
              <w:top w:val="nil"/>
              <w:left w:val="single" w:sz="3" w:space="0" w:color="000000"/>
              <w:bottom w:val="single" w:sz="3" w:space="0" w:color="000000"/>
              <w:right w:val="nil"/>
            </w:tcBorders>
          </w:tcPr>
          <w:p w:rsidR="00AB14FD" w14:paraId="6A6A29F8" w14:textId="77777777">
            <w:pPr>
              <w:spacing w:after="0" w:line="259" w:lineRule="auto"/>
              <w:ind w:left="0" w:right="4" w:firstLine="0"/>
              <w:jc w:val="center"/>
            </w:pPr>
            <w:r>
              <w:rPr>
                <w:sz w:val="16"/>
              </w:rPr>
              <w:t>10.7</w:t>
            </w:r>
          </w:p>
        </w:tc>
      </w:tr>
    </w:tbl>
    <w:p w:rsidR="00AB14FD" w14:paraId="72E1EBA4" w14:textId="77777777">
      <w:pPr>
        <w:spacing w:after="156" w:line="259" w:lineRule="auto"/>
        <w:ind w:left="308" w:firstLine="0"/>
        <w:jc w:val="left"/>
      </w:pPr>
      <w:r>
        <w:rPr>
          <w:noProof/>
          <w:sz w:val="22"/>
        </w:rPr>
        <mc:AlternateContent>
          <mc:Choice Requires="wpg">
            <w:drawing>
              <wp:inline distT="0" distB="0" distL="0" distR="0">
                <wp:extent cx="2679802" cy="5055"/>
                <wp:effectExtent l="0" t="0" r="0" b="0"/>
                <wp:docPr id="33164" name="Group 33164"/>
                <wp:cNvGraphicFramePr/>
                <a:graphic xmlns:a="http://schemas.openxmlformats.org/drawingml/2006/main">
                  <a:graphicData uri="http://schemas.microsoft.com/office/word/2010/wordprocessingGroup">
                    <wpg:wgp xmlns:wpg="http://schemas.microsoft.com/office/word/2010/wordprocessingGroup">
                      <wpg:cNvGrpSpPr/>
                      <wpg:grpSpPr>
                        <a:xfrm>
                          <a:off x="0" y="0"/>
                          <a:ext cx="2679802" cy="5055"/>
                          <a:chOff x="0" y="0"/>
                          <a:chExt cx="2679802" cy="5055"/>
                        </a:xfrm>
                      </wpg:grpSpPr>
                      <wps:wsp xmlns:wps="http://schemas.microsoft.com/office/word/2010/wordprocessingShape">
                        <wps:cNvPr id="2773" name="Shape 2773"/>
                        <wps:cNvSpPr/>
                        <wps:spPr>
                          <a:xfrm>
                            <a:off x="0" y="0"/>
                            <a:ext cx="2679802" cy="0"/>
                          </a:xfrm>
                          <a:custGeom>
                            <a:avLst/>
                            <a:gdLst/>
                            <a:rect l="0" t="0" r="0" b="0"/>
                            <a:pathLst>
                              <a:path fill="norm" w="2679802" stroke="1">
                                <a:moveTo>
                                  <a:pt x="0" y="0"/>
                                </a:moveTo>
                                <a:lnTo>
                                  <a:pt x="2679802" y="0"/>
                                </a:lnTo>
                              </a:path>
                            </a:pathLst>
                          </a:custGeom>
                          <a:ln w="5055">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i1051" style="width:211.01pt;height:0.4pt;mso-position-horizontal-relative:char;mso-position-vertical-relative:line" coordsize="26798,50">
                <v:shape id="_x0000_s1052" style="width:26798;height:0;position:absolute" coordsize="2679802,0" path="m,l2679802,e" filled="f" fillcolor="black" stroked="t" strokecolor="black">
                  <v:fill opacity="0"/>
                  <v:stroke joinstyle="miter" endcap="flat"/>
                </v:shape>
                <w10:wrap type="none"/>
              </v:group>
            </w:pict>
          </mc:Fallback>
        </mc:AlternateContent>
      </w:r>
    </w:p>
    <w:p w:rsidR="00AB14FD" w14:paraId="6019EA63" w14:textId="77777777">
      <w:pPr>
        <w:spacing w:after="563"/>
        <w:ind w:left="-5"/>
      </w:pPr>
      <w:r>
        <w:t>Table 1: Computation time, in seconds, required by the various algorithms for each experiment.</w:t>
      </w:r>
    </w:p>
    <w:p w:rsidR="00AB14FD" w14:paraId="5D41C2E3" w14:textId="77777777">
      <w:pPr>
        <w:pStyle w:val="Heading2"/>
        <w:spacing w:after="30"/>
        <w:ind w:left="15"/>
      </w:pPr>
      <w:r>
        <w:t>VI. CONCLUSION</w:t>
      </w:r>
    </w:p>
    <w:p w:rsidR="00AB14FD" w14:paraId="3EDE6006" w14:textId="77777777">
      <w:pPr>
        <w:ind w:left="-5"/>
      </w:pPr>
      <w:r>
        <w:t xml:space="preserve">In this article, we </w:t>
      </w:r>
      <w:ins w:id="518" w:author="Paperpal" w:date="2022-01-01T00:30:51Z">
        <w:r>
          <w:t>present</w:t>
        </w:r>
      </w:ins>
      <w:del w:id="519" w:author="Paperpal" w:date="2022-01-01T00:30:51Z">
        <w:r>
          <w:delText>presented</w:delText>
        </w:r>
      </w:del>
      <w:r>
        <w:t xml:space="preserve"> a novel approach for </w:t>
      </w:r>
      <w:ins w:id="520" w:author="Paperpal" w:date="2022-01-01T00:30:51Z">
        <w:r>
          <w:t>high-resolution</w:t>
        </w:r>
      </w:ins>
      <w:del w:id="521" w:author="Paperpal" w:date="2022-01-01T00:30:51Z">
        <w:r>
          <w:delText>highresolution</w:delText>
        </w:r>
      </w:del>
      <w:r>
        <w:t xml:space="preserve">, efficient 3-D near-field SAR imaging for irregular scanning geometries. We </w:t>
      </w:r>
      <w:ins w:id="522" w:author="Paperpal" w:date="2022-01-01T00:30:51Z">
        <w:r>
          <w:t>propose</w:t>
        </w:r>
      </w:ins>
      <w:del w:id="523" w:author="Paperpal" w:date="2022-01-01T00:30:51Z">
        <w:r>
          <w:delText>proposed</w:delText>
        </w:r>
      </w:del>
      <w:r>
        <w:t xml:space="preserve"> a </w:t>
      </w:r>
      <w:ins w:id="524" w:author="Paperpal" w:date="2022-01-01T00:30:51Z">
        <w:r>
          <w:t>multiplanar</w:t>
        </w:r>
      </w:ins>
      <w:del w:id="525" w:author="Paperpal" w:date="2022-01-01T00:30:51Z">
        <w:r>
          <w:delText>multi-planar</w:delText>
        </w:r>
      </w:del>
      <w:r>
        <w:t xml:space="preserve"> multistatic framework applicable to a diverse set of applications, including freehand imaging, UAV SAR, and automotive imaging. A novel algorithm is proposed to efficiently compensate </w:t>
      </w:r>
      <w:ins w:id="52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for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irregularly sampled </w:t>
      </w:r>
      <w:ins w:id="527" w:author="Paperpal" w:date="2022-01-01T00:30:51Z">
        <w:r>
          <w:t>multiplanar</w:t>
        </w:r>
      </w:ins>
      <w:del w:id="528" w:author="Paperpal" w:date="2022-01-01T00:30:51Z">
        <w:r>
          <w:delText>multi-planar</w:delText>
        </w:r>
      </w:del>
      <w:r>
        <w:t xml:space="preserve"> multistatic data to equivalent planar monostatic mmWave radar data. Our technique extends the traditional RMA by presenting an algorithm for efficiently aligning </w:t>
      </w:r>
      <w:ins w:id="529" w:author="Paperpal" w:date="2022-01-01T00:30:51Z">
        <w:r>
          <w:t>multiplanar</w:t>
        </w:r>
      </w:ins>
      <w:del w:id="530" w:author="Paperpal" w:date="2022-01-01T00:30:51Z">
        <w:r>
          <w:delText>multi-planar</w:delText>
        </w:r>
      </w:del>
      <w:r>
        <w:t xml:space="preserve"> multistatic data to a virtual planar monostatic scenario. By projecting the data </w:t>
      </w:r>
      <w:ins w:id="531" w:author="Paperpal" w:date="2022-01-01T00:30:51Z">
        <w:r>
          <w:t>onto</w:t>
        </w:r>
      </w:ins>
      <w:del w:id="532" w:author="Paperpal" w:date="2022-01-01T00:30:51Z">
        <w:r>
          <w:delText>to</w:delText>
        </w:r>
      </w:del>
      <w:r>
        <w:t xml:space="preserve"> a virtual planar monostatic equivalent array, this method extends the RMA to account for both irregular scanning and MIMOSAR effects</w:t>
      </w:r>
      <w:ins w:id="53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resulting in high-fidelity focusing. The proposed algorithm is valid for common radar </w:t>
      </w:r>
      <w:ins w:id="534" w:author="Paperpal" w:date="2022-01-01T00:30:51Z">
        <w:r>
          <w:t>signalling</w:t>
        </w:r>
      </w:ins>
      <w:del w:id="535" w:author="Paperpal" w:date="2022-01-01T00:30:51Z">
        <w:r>
          <w:delText>signaling</w:delText>
        </w:r>
      </w:del>
      <w:r>
        <w:t xml:space="preserve"> techniques in 5G, IoT, </w:t>
      </w:r>
      <w:ins w:id="536" w:author="Paperpal" w:date="2022-01-01T00:30:51Z">
        <w:r>
          <w:t>smartphones</w:t>
        </w:r>
      </w:ins>
      <w:del w:id="537" w:author="Paperpal" w:date="2022-01-01T00:30:51Z">
        <w:r>
          <w:delText>smartphone</w:delText>
        </w:r>
      </w:del>
      <w:r>
        <w:t xml:space="preserve">, and automotive applications. </w:t>
      </w:r>
      <w:ins w:id="53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ins w:id="539" w:author="Paperpal" w:date="2022-01-01T00:30:51Z">
        <w:r>
          <w:t>simulation</w:t>
        </w:r>
      </w:ins>
      <w:del w:id="540" w:author="Paperpal" w:date="2022-01-01T00:30:51Z">
        <w:r>
          <w:delText>Simulation</w:delText>
        </w:r>
      </w:del>
      <w:r>
        <w:t xml:space="preserve"> results </w:t>
      </w:r>
      <w:ins w:id="541" w:author="Paperpal" w:date="2022-01-01T00:30:51Z">
        <w:r>
          <w:t>demonstrate</w:t>
        </w:r>
      </w:ins>
      <w:del w:id="542" w:author="Paperpal" w:date="2022-01-01T00:30:51Z">
        <w:r>
          <w:delText>are presented demonstrating</w:delText>
        </w:r>
      </w:del>
      <w:r>
        <w:t xml:space="preserve"> the robustness of our approach in the presence of significant deviation among </w:t>
      </w:r>
      <w:ins w:id="54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samples along the </w:t>
      </w:r>
      <w:r>
        <w:rPr>
          <w:rFonts w:ascii="Cambria" w:eastAsia="Cambria" w:hAnsi="Cambria" w:cs="Cambria"/>
          <w:i/>
        </w:rPr>
        <w:t>z</w:t>
      </w:r>
      <w:r>
        <w:t xml:space="preserve">-direction. Furthermore, we empirically validated the proposed algorithm </w:t>
      </w:r>
      <w:ins w:id="54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by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using a custom prototype to capture </w:t>
      </w:r>
      <w:ins w:id="545" w:author="Paperpal" w:date="2022-01-01T00:30:51Z">
        <w:r>
          <w:t>multiplanar</w:t>
        </w:r>
      </w:ins>
      <w:del w:id="546" w:author="Paperpal" w:date="2022-01-01T00:30:51Z">
        <w:r>
          <w:delText>multi-planar</w:delText>
        </w:r>
      </w:del>
      <w:r>
        <w:t xml:space="preserve"> multistatic data for several concealed and obscured scenarios. In both simulation and experimental studies, our algorithm achieves efficient image reconstruction </w:t>
      </w:r>
      <w:ins w:id="547"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by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matching the focusing quality of </w:t>
      </w:r>
      <w:del w:id="548" w:author="Paperpal" w:date="2022-01-01T00:30:51Z">
        <w:r>
          <w:delText xml:space="preserve">the </w:delText>
        </w:r>
      </w:del>
      <w:r>
        <w:t>existing techniques while reducing computational complexity by a considerable margin.</w:t>
      </w:r>
    </w:p>
    <w:p w:rsidR="00AB14FD" w14:paraId="74168CAF" w14:textId="77777777">
      <w:pPr>
        <w:ind w:left="209"/>
      </w:pPr>
      <w:r>
        <w:t>.</w:t>
      </w:r>
    </w:p>
    <w:tbl>
      <w:tblPr>
        <w:tblStyle w:val="TableGrid"/>
        <w:tblpPr w:vertAnchor="text" w:horzAnchor="margin"/>
        <w:tblOverlap w:val="never"/>
        <w:tblW w:w="10065" w:type="dxa"/>
        <w:tblInd w:w="0" w:type="dxa"/>
        <w:tblLook w:val="04A0"/>
      </w:tblPr>
      <w:tblGrid>
        <w:gridCol w:w="10065"/>
      </w:tblGrid>
      <w:tr w14:paraId="77BC10E1" w14:textId="77777777">
        <w:tblPrEx>
          <w:tblW w:w="10065" w:type="dxa"/>
          <w:tblInd w:w="0" w:type="dxa"/>
          <w:tblLook w:val="04A0"/>
        </w:tblPrEx>
        <w:trPr>
          <w:trHeight w:val="3537"/>
        </w:trPr>
        <w:tc>
          <w:tcPr>
            <w:tcW w:w="10065" w:type="dxa"/>
            <w:tcBorders>
              <w:top w:val="nil"/>
              <w:left w:val="nil"/>
              <w:bottom w:val="nil"/>
              <w:right w:val="nil"/>
            </w:tcBorders>
            <w:vAlign w:val="bottom"/>
          </w:tcPr>
          <w:p w:rsidR="00AB14FD" w14:paraId="202012DB" w14:textId="77777777">
            <w:pPr>
              <w:spacing w:after="137" w:line="259" w:lineRule="auto"/>
              <w:ind w:left="0" w:firstLine="0"/>
              <w:jc w:val="left"/>
            </w:pPr>
            <w:r>
              <w:rPr>
                <w:noProof/>
                <w:sz w:val="22"/>
              </w:rPr>
              <mc:AlternateContent>
                <mc:Choice Requires="wpg">
                  <w:drawing>
                    <wp:inline distT="0" distB="0" distL="0" distR="0">
                      <wp:extent cx="6390908" cy="1247990"/>
                      <wp:effectExtent l="0" t="0" r="0" b="0"/>
                      <wp:docPr id="35528" name="Group 35528"/>
                      <wp:cNvGraphicFramePr/>
                      <a:graphic xmlns:a="http://schemas.openxmlformats.org/drawingml/2006/main">
                        <a:graphicData uri="http://schemas.microsoft.com/office/word/2010/wordprocessingGroup">
                          <wpg:wgp xmlns:wpg="http://schemas.microsoft.com/office/word/2010/wordprocessingGroup">
                            <wpg:cNvGrpSpPr/>
                            <wpg:grpSpPr>
                              <a:xfrm>
                                <a:off x="0" y="0"/>
                                <a:ext cx="6390908" cy="1247990"/>
                                <a:chOff x="0" y="0"/>
                                <a:chExt cx="6390908" cy="1247990"/>
                              </a:xfrm>
                            </wpg:grpSpPr>
                            <pic:pic xmlns:pic="http://schemas.openxmlformats.org/drawingml/2006/picture">
                              <pic:nvPicPr>
                                <pic:cNvPr id="2867" name="Picture 2867"/>
                                <pic:cNvPicPr/>
                              </pic:nvPicPr>
                              <pic:blipFill>
                                <a:blip xmlns:r="http://schemas.openxmlformats.org/officeDocument/2006/relationships" r:embed="rId56"/>
                                <a:stretch>
                                  <a:fillRect/>
                                </a:stretch>
                              </pic:blipFill>
                              <pic:spPr>
                                <a:xfrm>
                                  <a:off x="0" y="0"/>
                                  <a:ext cx="1565781" cy="1247990"/>
                                </a:xfrm>
                                <a:prstGeom prst="rect">
                                  <a:avLst/>
                                </a:prstGeom>
                              </pic:spPr>
                            </pic:pic>
                            <pic:pic xmlns:pic="http://schemas.openxmlformats.org/drawingml/2006/picture">
                              <pic:nvPicPr>
                                <pic:cNvPr id="2870" name="Picture 2870"/>
                                <pic:cNvPicPr/>
                              </pic:nvPicPr>
                              <pic:blipFill>
                                <a:blip xmlns:r="http://schemas.openxmlformats.org/officeDocument/2006/relationships" r:embed="rId57"/>
                                <a:stretch>
                                  <a:fillRect/>
                                </a:stretch>
                              </pic:blipFill>
                              <pic:spPr>
                                <a:xfrm>
                                  <a:off x="1608430" y="107769"/>
                                  <a:ext cx="1565588" cy="1140221"/>
                                </a:xfrm>
                                <a:prstGeom prst="rect">
                                  <a:avLst/>
                                </a:prstGeom>
                              </pic:spPr>
                            </pic:pic>
                            <pic:pic xmlns:pic="http://schemas.openxmlformats.org/drawingml/2006/picture">
                              <pic:nvPicPr>
                                <pic:cNvPr id="2873" name="Picture 2873"/>
                                <pic:cNvPicPr/>
                              </pic:nvPicPr>
                              <pic:blipFill>
                                <a:blip xmlns:r="http://schemas.openxmlformats.org/officeDocument/2006/relationships" r:embed="rId58"/>
                                <a:stretch>
                                  <a:fillRect/>
                                </a:stretch>
                              </pic:blipFill>
                              <pic:spPr>
                                <a:xfrm>
                                  <a:off x="3216860" y="0"/>
                                  <a:ext cx="1565780" cy="1247990"/>
                                </a:xfrm>
                                <a:prstGeom prst="rect">
                                  <a:avLst/>
                                </a:prstGeom>
                              </pic:spPr>
                            </pic:pic>
                            <pic:pic xmlns:pic="http://schemas.openxmlformats.org/drawingml/2006/picture">
                              <pic:nvPicPr>
                                <pic:cNvPr id="2876" name="Picture 2876"/>
                                <pic:cNvPicPr/>
                              </pic:nvPicPr>
                              <pic:blipFill>
                                <a:blip xmlns:r="http://schemas.openxmlformats.org/officeDocument/2006/relationships" r:embed="rId59"/>
                                <a:stretch>
                                  <a:fillRect/>
                                </a:stretch>
                              </pic:blipFill>
                              <pic:spPr>
                                <a:xfrm>
                                  <a:off x="4825302" y="111285"/>
                                  <a:ext cx="1565606" cy="1136705"/>
                                </a:xfrm>
                                <a:prstGeom prst="rect">
                                  <a:avLst/>
                                </a:prstGeom>
                              </pic:spPr>
                            </pic:pic>
                          </wpg:wgp>
                        </a:graphicData>
                      </a:graphic>
                    </wp:inline>
                  </w:drawing>
                </mc:Choice>
                <mc:Fallback>
                  <w:pict>
                    <v:group id="_x0000_i1053" style="width:503.22pt;height:98.27pt;mso-position-horizontal-relative:char;mso-position-vertical-relative:line" coordsize="63909,12479">
                      <v:shape id="_x0000_s1054" style="width:15657;height:12479;position:absolute" coordsize="21600,21600" o:spt="100" adj="-11796480,,5400" filled="f">
                        <v:stroke joinstyle="miter"/>
                        <v:imagedata r:id="rId56" o:title=""/>
                      </v:shape>
                      <v:shape id="_x0000_s1055" style="width:15655;height:11402;left:16084;position:absolute;top:1077" coordsize="21600,21600" o:spt="100" adj="-11796480,,5400" filled="f">
                        <v:stroke joinstyle="miter"/>
                        <v:imagedata r:id="rId57" o:title=""/>
                      </v:shape>
                      <v:shape id="_x0000_s1056" style="width:15657;height:12479;left:32168;position:absolute" coordsize="21600,21600" o:spt="100" adj="-11796480,,5400" filled="f">
                        <v:stroke joinstyle="miter"/>
                        <v:imagedata r:id="rId58" o:title=""/>
                      </v:shape>
                      <v:shape id="_x0000_s1057" style="width:15656;height:11367;left:48253;position:absolute;top:1112" coordsize="21600,21600" o:spt="100" adj="-11796480,,5400" filled="f">
                        <v:stroke joinstyle="miter"/>
                        <v:imagedata r:id="rId59" o:title=""/>
                      </v:shape>
                      <w10:wrap type="none"/>
                    </v:group>
                  </w:pict>
                </mc:Fallback>
              </mc:AlternateContent>
            </w:r>
          </w:p>
          <w:p w:rsidR="00AB14FD" w14:paraId="09802A03" w14:textId="77777777">
            <w:pPr>
              <w:tabs>
                <w:tab w:val="center" w:pos="1233"/>
                <w:tab w:val="center" w:pos="3766"/>
                <w:tab w:val="center" w:pos="6299"/>
                <w:tab w:val="center" w:pos="8832"/>
              </w:tabs>
              <w:spacing w:after="24" w:line="259" w:lineRule="auto"/>
              <w:ind w:left="0" w:firstLine="0"/>
              <w:jc w:val="left"/>
            </w:pPr>
            <w:r>
              <w:rPr>
                <w:sz w:val="22"/>
              </w:rPr>
              <w:tab/>
            </w:r>
            <w:r>
              <w:rPr>
                <w:sz w:val="18"/>
              </w:rPr>
              <w:t>(a)</w:t>
            </w:r>
            <w:r>
              <w:rPr>
                <w:sz w:val="18"/>
              </w:rPr>
              <w:tab/>
              <w:t>(b)</w:t>
            </w:r>
            <w:r>
              <w:rPr>
                <w:sz w:val="18"/>
              </w:rPr>
              <w:tab/>
              <w:t>(c)</w:t>
            </w:r>
            <w:r>
              <w:rPr>
                <w:sz w:val="18"/>
              </w:rPr>
              <w:tab/>
              <w:t>(d)</w:t>
            </w:r>
          </w:p>
          <w:p w:rsidR="00AB14FD" w14:paraId="14D86F63" w14:textId="77777777">
            <w:pPr>
              <w:spacing w:after="137" w:line="259" w:lineRule="auto"/>
              <w:ind w:left="0" w:firstLine="0"/>
              <w:jc w:val="left"/>
            </w:pPr>
            <w:r>
              <w:rPr>
                <w:noProof/>
                <w:sz w:val="22"/>
              </w:rPr>
              <mc:AlternateContent>
                <mc:Choice Requires="wpg">
                  <w:drawing>
                    <wp:inline distT="0" distB="0" distL="0" distR="0">
                      <wp:extent cx="6390908" cy="1247990"/>
                      <wp:effectExtent l="0" t="0" r="0" b="0"/>
                      <wp:docPr id="35534" name="Group 35534"/>
                      <wp:cNvGraphicFramePr/>
                      <a:graphic xmlns:a="http://schemas.openxmlformats.org/drawingml/2006/main">
                        <a:graphicData uri="http://schemas.microsoft.com/office/word/2010/wordprocessingGroup">
                          <wpg:wgp xmlns:wpg="http://schemas.microsoft.com/office/word/2010/wordprocessingGroup">
                            <wpg:cNvGrpSpPr/>
                            <wpg:grpSpPr>
                              <a:xfrm>
                                <a:off x="0" y="0"/>
                                <a:ext cx="6390908" cy="1247990"/>
                                <a:chOff x="0" y="0"/>
                                <a:chExt cx="6390908" cy="1247990"/>
                              </a:xfrm>
                            </wpg:grpSpPr>
                            <pic:pic xmlns:pic="http://schemas.openxmlformats.org/drawingml/2006/picture">
                              <pic:nvPicPr>
                                <pic:cNvPr id="2879" name="Picture 2879"/>
                                <pic:cNvPicPr/>
                              </pic:nvPicPr>
                              <pic:blipFill>
                                <a:blip xmlns:r="http://schemas.openxmlformats.org/officeDocument/2006/relationships" r:embed="rId60"/>
                                <a:stretch>
                                  <a:fillRect/>
                                </a:stretch>
                              </pic:blipFill>
                              <pic:spPr>
                                <a:xfrm>
                                  <a:off x="0" y="0"/>
                                  <a:ext cx="1565781" cy="1247990"/>
                                </a:xfrm>
                                <a:prstGeom prst="rect">
                                  <a:avLst/>
                                </a:prstGeom>
                              </pic:spPr>
                            </pic:pic>
                            <pic:pic xmlns:pic="http://schemas.openxmlformats.org/drawingml/2006/picture">
                              <pic:nvPicPr>
                                <pic:cNvPr id="2882" name="Picture 2882"/>
                                <pic:cNvPicPr/>
                              </pic:nvPicPr>
                              <pic:blipFill>
                                <a:blip xmlns:r="http://schemas.openxmlformats.org/officeDocument/2006/relationships" r:embed="rId61"/>
                                <a:stretch>
                                  <a:fillRect/>
                                </a:stretch>
                              </pic:blipFill>
                              <pic:spPr>
                                <a:xfrm>
                                  <a:off x="1608430" y="104928"/>
                                  <a:ext cx="1565549" cy="1143062"/>
                                </a:xfrm>
                                <a:prstGeom prst="rect">
                                  <a:avLst/>
                                </a:prstGeom>
                              </pic:spPr>
                            </pic:pic>
                            <pic:pic xmlns:pic="http://schemas.openxmlformats.org/drawingml/2006/picture">
                              <pic:nvPicPr>
                                <pic:cNvPr id="2885" name="Picture 2885"/>
                                <pic:cNvPicPr/>
                              </pic:nvPicPr>
                              <pic:blipFill>
                                <a:blip xmlns:r="http://schemas.openxmlformats.org/officeDocument/2006/relationships" r:embed="rId62"/>
                                <a:stretch>
                                  <a:fillRect/>
                                </a:stretch>
                              </pic:blipFill>
                              <pic:spPr>
                                <a:xfrm>
                                  <a:off x="3216859" y="0"/>
                                  <a:ext cx="1565780" cy="1247990"/>
                                </a:xfrm>
                                <a:prstGeom prst="rect">
                                  <a:avLst/>
                                </a:prstGeom>
                              </pic:spPr>
                            </pic:pic>
                            <pic:pic xmlns:pic="http://schemas.openxmlformats.org/drawingml/2006/picture">
                              <pic:nvPicPr>
                                <pic:cNvPr id="2888" name="Picture 2888"/>
                                <pic:cNvPicPr/>
                              </pic:nvPicPr>
                              <pic:blipFill>
                                <a:blip xmlns:r="http://schemas.openxmlformats.org/officeDocument/2006/relationships" r:embed="rId63"/>
                                <a:stretch>
                                  <a:fillRect/>
                                </a:stretch>
                              </pic:blipFill>
                              <pic:spPr>
                                <a:xfrm>
                                  <a:off x="4825302" y="110113"/>
                                  <a:ext cx="1565606" cy="1137877"/>
                                </a:xfrm>
                                <a:prstGeom prst="rect">
                                  <a:avLst/>
                                </a:prstGeom>
                              </pic:spPr>
                            </pic:pic>
                          </wpg:wgp>
                        </a:graphicData>
                      </a:graphic>
                    </wp:inline>
                  </w:drawing>
                </mc:Choice>
                <mc:Fallback>
                  <w:pict>
                    <v:group id="_x0000_i1058" style="width:503.22pt;height:98.27pt;mso-position-horizontal-relative:char;mso-position-vertical-relative:line" coordsize="63909,12479">
                      <v:shape id="_x0000_s1059" style="width:15657;height:12479;position:absolute" coordsize="21600,21600" o:spt="100" adj="-11796480,,5400" filled="f">
                        <v:stroke joinstyle="miter"/>
                        <v:imagedata r:id="rId60" o:title=""/>
                      </v:shape>
                      <v:shape id="_x0000_s1060" style="width:15655;height:11430;left:16084;position:absolute;top:1049" coordsize="21600,21600" o:spt="100" adj="-11796480,,5400" filled="f">
                        <v:stroke joinstyle="miter"/>
                        <v:imagedata r:id="rId61" o:title=""/>
                      </v:shape>
                      <v:shape id="_x0000_s1061" style="width:15657;height:12479;left:32168;position:absolute" coordsize="21600,21600" o:spt="100" adj="-11796480,,5400" filled="f">
                        <v:stroke joinstyle="miter"/>
                        <v:imagedata r:id="rId62" o:title=""/>
                      </v:shape>
                      <v:shape id="_x0000_s1062" style="width:15656;height:11378;left:48253;position:absolute;top:1101" coordsize="21600,21600" o:spt="100" adj="-11796480,,5400" filled="f">
                        <v:stroke joinstyle="miter"/>
                        <v:imagedata r:id="rId63" o:title=""/>
                      </v:shape>
                      <w10:wrap type="none"/>
                    </v:group>
                  </w:pict>
                </mc:Fallback>
              </mc:AlternateContent>
            </w:r>
          </w:p>
          <w:p w:rsidR="00AB14FD" w14:paraId="4E35E894" w14:textId="77777777">
            <w:pPr>
              <w:tabs>
                <w:tab w:val="center" w:pos="1233"/>
                <w:tab w:val="center" w:pos="3766"/>
                <w:tab w:val="center" w:pos="6299"/>
                <w:tab w:val="center" w:pos="8832"/>
              </w:tabs>
              <w:spacing w:after="115" w:line="259" w:lineRule="auto"/>
              <w:ind w:left="0" w:firstLine="0"/>
              <w:jc w:val="left"/>
            </w:pPr>
            <w:r>
              <w:rPr>
                <w:sz w:val="22"/>
              </w:rPr>
              <w:tab/>
            </w:r>
            <w:r>
              <w:rPr>
                <w:sz w:val="18"/>
              </w:rPr>
              <w:t>(e)</w:t>
            </w:r>
            <w:r>
              <w:rPr>
                <w:sz w:val="18"/>
              </w:rPr>
              <w:tab/>
              <w:t>(f)</w:t>
            </w:r>
            <w:r>
              <w:rPr>
                <w:sz w:val="18"/>
              </w:rPr>
              <w:tab/>
              <w:t>(g)</w:t>
            </w:r>
            <w:r>
              <w:rPr>
                <w:sz w:val="18"/>
              </w:rPr>
              <w:tab/>
              <w:t>(h)</w:t>
            </w:r>
          </w:p>
          <w:p w:rsidR="00AB14FD" w14:paraId="052857C7" w14:textId="77777777">
            <w:pPr>
              <w:spacing w:after="0" w:line="259" w:lineRule="auto"/>
              <w:ind w:left="0" w:firstLine="0"/>
            </w:pPr>
            <w:r>
              <w:t>Figure 11: Imaging results for the hidden tools target, as shown in Fig. 9b, using the (a) 2-D BPA (5299.4 s), (b) 3-D BPA (1356636.9 s), (c) 2-D proposed algorithm (4.3 s), and (d) 3-D proposed algorithm (10.7 s). Imaging results for the concealed items in a purse, as shown in Fig. 9c, using the (e) 2-D BPA (5299.4 s), (f) 3-D BPA (1356636.9 s), (g) 2-D proposed algorithm</w:t>
            </w:r>
          </w:p>
        </w:tc>
      </w:tr>
    </w:tbl>
    <w:p w:rsidR="00AB14FD" w14:paraId="04E092A9" w14:textId="77777777">
      <w:pPr>
        <w:spacing w:after="428"/>
        <w:ind w:left="-5"/>
      </w:pPr>
      <w:r>
        <w:t>(4.3 s), and (h) 3-D proposed algorithm (10.7 s).</w:t>
      </w:r>
    </w:p>
    <w:p w:rsidR="00AB14FD" w14:paraId="366707E1" w14:textId="77777777">
      <w:pPr>
        <w:pStyle w:val="Heading3"/>
        <w:ind w:left="15"/>
      </w:pPr>
      <w:r>
        <w:t>APPENDIX A MULTIVARIATE TAYLOR SERIES EXPANSION</w:t>
      </w:r>
    </w:p>
    <w:p w:rsidR="00AB14FD" w14:paraId="29A61C34" w14:textId="77777777">
      <w:pPr>
        <w:ind w:left="-5"/>
      </w:pPr>
      <w:r>
        <w:t xml:space="preserve">Consider an infinitely differentiable real-valued function and an open neighborhood around </w:t>
      </w:r>
      <w:r>
        <w:rPr>
          <w:rFonts w:ascii="Cambria" w:eastAsia="Cambria" w:hAnsi="Cambria" w:cs="Cambria"/>
        </w:rPr>
        <w:t>(</w:t>
      </w:r>
      <w:r>
        <w:rPr>
          <w:rFonts w:ascii="Cambria" w:eastAsia="Cambria" w:hAnsi="Cambria" w:cs="Cambria"/>
          <w:i/>
        </w:rPr>
        <w:t>u,v</w:t>
      </w:r>
      <w:r>
        <w:rPr>
          <w:rFonts w:ascii="Cambria" w:eastAsia="Cambria" w:hAnsi="Cambria" w:cs="Cambria"/>
          <w:i/>
        </w:rPr>
        <w:t>,w</w:t>
      </w:r>
      <w:r>
        <w:rPr>
          <w:rFonts w:ascii="Cambria" w:eastAsia="Cambria" w:hAnsi="Cambria" w:cs="Cambria"/>
        </w:rPr>
        <w:t>) = (</w:t>
      </w:r>
      <w:r>
        <w:rPr>
          <w:rFonts w:ascii="Cambria" w:eastAsia="Cambria" w:hAnsi="Cambria" w:cs="Cambria"/>
          <w:i/>
        </w:rPr>
        <w:t>u</w:t>
      </w:r>
      <w:r>
        <w:rPr>
          <w:rFonts w:ascii="Cambria" w:eastAsia="Cambria" w:hAnsi="Cambria" w:cs="Cambria"/>
          <w:vertAlign w:val="subscript"/>
        </w:rPr>
        <w:t>0</w:t>
      </w:r>
      <w:r>
        <w:rPr>
          <w:rFonts w:ascii="Cambria" w:eastAsia="Cambria" w:hAnsi="Cambria" w:cs="Cambria"/>
          <w:i/>
        </w:rPr>
        <w:t>,v</w:t>
      </w:r>
      <w:r>
        <w:rPr>
          <w:rFonts w:ascii="Cambria" w:eastAsia="Cambria" w:hAnsi="Cambria" w:cs="Cambria"/>
          <w:vertAlign w:val="subscript"/>
        </w:rPr>
        <w:t>0</w:t>
      </w:r>
      <w:r>
        <w:rPr>
          <w:rFonts w:ascii="Cambria" w:eastAsia="Cambria" w:hAnsi="Cambria" w:cs="Cambria"/>
          <w:i/>
        </w:rPr>
        <w:t>,w</w:t>
      </w:r>
      <w:r>
        <w:rPr>
          <w:rFonts w:ascii="Cambria" w:eastAsia="Cambria" w:hAnsi="Cambria" w:cs="Cambria"/>
          <w:vertAlign w:val="subscript"/>
        </w:rPr>
        <w:t>0</w:t>
      </w:r>
      <w:r>
        <w:rPr>
          <w:rFonts w:ascii="Cambria" w:eastAsia="Cambria" w:hAnsi="Cambria" w:cs="Cambria"/>
        </w:rPr>
        <w:t>)</w:t>
      </w:r>
      <w:r>
        <w:t xml:space="preserve">. Let </w:t>
      </w:r>
      <w:r>
        <w:rPr>
          <w:rFonts w:ascii="Cambria" w:eastAsia="Cambria" w:hAnsi="Cambria" w:cs="Cambria"/>
          <w:b/>
        </w:rPr>
        <w:t xml:space="preserve">x </w:t>
      </w:r>
      <w:r>
        <w:rPr>
          <w:rFonts w:ascii="Cambria" w:eastAsia="Cambria" w:hAnsi="Cambria" w:cs="Cambria"/>
        </w:rPr>
        <w:t>= [</w:t>
      </w:r>
      <w:r>
        <w:rPr>
          <w:rFonts w:ascii="Cambria" w:eastAsia="Cambria" w:hAnsi="Cambria" w:cs="Cambria"/>
          <w:i/>
        </w:rPr>
        <w:t xml:space="preserve">u v </w:t>
      </w:r>
      <w:r>
        <w:rPr>
          <w:rFonts w:ascii="Cambria" w:eastAsia="Cambria" w:hAnsi="Cambria" w:cs="Cambria"/>
          <w:i/>
        </w:rPr>
        <w:t>w</w:t>
      </w:r>
      <w:r>
        <w:rPr>
          <w:rFonts w:ascii="Cambria" w:eastAsia="Cambria" w:hAnsi="Cambria" w:cs="Cambria"/>
        </w:rPr>
        <w:t>]</w:t>
      </w:r>
      <w:r>
        <w:rPr>
          <w:rFonts w:ascii="Cambria" w:eastAsia="Cambria" w:hAnsi="Cambria" w:cs="Cambria"/>
          <w:i/>
          <w:vertAlign w:val="superscript"/>
        </w:rPr>
        <w:t>T</w:t>
      </w:r>
      <w:r>
        <w:rPr>
          <w:rFonts w:ascii="Cambria" w:eastAsia="Cambria" w:hAnsi="Cambria" w:cs="Cambria"/>
          <w:i/>
          <w:vertAlign w:val="superscript"/>
        </w:rPr>
        <w:t xml:space="preserve"> </w:t>
      </w:r>
      <w:r>
        <w:t xml:space="preserve">and </w:t>
      </w:r>
      <w:r>
        <w:rPr>
          <w:rFonts w:ascii="Cambria" w:eastAsia="Cambria" w:hAnsi="Cambria" w:cs="Cambria"/>
          <w:b/>
        </w:rPr>
        <w:t>x</w:t>
      </w:r>
      <w:r>
        <w:rPr>
          <w:rFonts w:ascii="Cambria" w:eastAsia="Cambria" w:hAnsi="Cambria" w:cs="Cambria"/>
          <w:vertAlign w:val="subscript"/>
        </w:rPr>
        <w:t xml:space="preserve">0 </w:t>
      </w:r>
      <w:r>
        <w:rPr>
          <w:rFonts w:ascii="Cambria" w:eastAsia="Cambria" w:hAnsi="Cambria" w:cs="Cambria"/>
        </w:rPr>
        <w:t>= [</w:t>
      </w:r>
      <w:r>
        <w:rPr>
          <w:rFonts w:ascii="Cambria" w:eastAsia="Cambria" w:hAnsi="Cambria" w:cs="Cambria"/>
          <w:i/>
        </w:rPr>
        <w:t>u</w:t>
      </w:r>
      <w:r>
        <w:rPr>
          <w:rFonts w:ascii="Cambria" w:eastAsia="Cambria" w:hAnsi="Cambria" w:cs="Cambria"/>
          <w:vertAlign w:val="subscript"/>
        </w:rPr>
        <w:t xml:space="preserve">0 </w:t>
      </w:r>
      <w:r>
        <w:rPr>
          <w:rFonts w:ascii="Cambria" w:eastAsia="Cambria" w:hAnsi="Cambria" w:cs="Cambria"/>
          <w:i/>
        </w:rPr>
        <w:t>v</w:t>
      </w:r>
      <w:r>
        <w:rPr>
          <w:rFonts w:ascii="Cambria" w:eastAsia="Cambria" w:hAnsi="Cambria" w:cs="Cambria"/>
          <w:vertAlign w:val="subscript"/>
        </w:rPr>
        <w:t xml:space="preserve">0 </w:t>
      </w:r>
      <w:r>
        <w:rPr>
          <w:rFonts w:ascii="Cambria" w:eastAsia="Cambria" w:hAnsi="Cambria" w:cs="Cambria"/>
          <w:i/>
        </w:rPr>
        <w:t>w</w:t>
      </w:r>
      <w:r>
        <w:rPr>
          <w:rFonts w:ascii="Cambria" w:eastAsia="Cambria" w:hAnsi="Cambria" w:cs="Cambria"/>
          <w:vertAlign w:val="subscript"/>
        </w:rPr>
        <w:t>0</w:t>
      </w:r>
      <w:r>
        <w:rPr>
          <w:rFonts w:ascii="Cambria" w:eastAsia="Cambria" w:hAnsi="Cambria" w:cs="Cambria"/>
        </w:rPr>
        <w:t>]</w:t>
      </w:r>
      <w:r>
        <w:rPr>
          <w:rFonts w:ascii="Cambria" w:eastAsia="Cambria" w:hAnsi="Cambria" w:cs="Cambria"/>
          <w:i/>
          <w:vertAlign w:val="superscript"/>
        </w:rPr>
        <w:t>T</w:t>
      </w:r>
      <w:r>
        <w:t xml:space="preserve">. Hence, the multivariate Taylor series expansion of </w:t>
      </w:r>
      <w:r>
        <w:rPr>
          <w:rFonts w:ascii="Cambria" w:eastAsia="Cambria" w:hAnsi="Cambria" w:cs="Cambria"/>
          <w:i/>
        </w:rPr>
        <w:t>f</w:t>
      </w:r>
      <w:r>
        <w:rPr>
          <w:rFonts w:ascii="Cambria" w:eastAsia="Cambria" w:hAnsi="Cambria" w:cs="Cambria"/>
        </w:rPr>
        <w:t>(</w:t>
      </w:r>
      <w:r>
        <w:rPr>
          <w:rFonts w:ascii="Cambria" w:eastAsia="Cambria" w:hAnsi="Cambria" w:cs="Cambria"/>
          <w:b/>
        </w:rPr>
        <w:t>x</w:t>
      </w:r>
      <w:r>
        <w:rPr>
          <w:rFonts w:ascii="Cambria" w:eastAsia="Cambria" w:hAnsi="Cambria" w:cs="Cambria"/>
        </w:rPr>
        <w:t xml:space="preserve">) </w:t>
      </w:r>
      <w:r>
        <w:t>in the neighborhood of</w:t>
      </w:r>
      <w:r>
        <w:t xml:space="preserve"> </w:t>
      </w:r>
      <w:r>
        <w:rPr>
          <w:rFonts w:ascii="Cambria" w:eastAsia="Cambria" w:hAnsi="Cambria" w:cs="Cambria"/>
          <w:b/>
        </w:rPr>
        <w:t>x</w:t>
      </w:r>
      <w:r>
        <w:rPr>
          <w:rFonts w:ascii="Cambria" w:eastAsia="Cambria" w:hAnsi="Cambria" w:cs="Cambria"/>
          <w:vertAlign w:val="subscript"/>
        </w:rPr>
        <w:t xml:space="preserve">0 </w:t>
      </w:r>
      <w:r>
        <w:t>can be written as</w:t>
      </w:r>
      <w:ins w:id="54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p>
    <w:p w:rsidR="00AB14FD" w14:paraId="6494CC15" w14:textId="77777777">
      <w:pPr>
        <w:spacing w:after="147" w:line="259" w:lineRule="auto"/>
        <w:ind w:left="157" w:firstLine="0"/>
        <w:jc w:val="left"/>
      </w:pPr>
      <w:r>
        <w:rPr>
          <w:noProof/>
        </w:rPr>
        <w:drawing>
          <wp:inline distT="0" distB="0" distL="0" distR="0">
            <wp:extent cx="2935224" cy="454152"/>
            <wp:effectExtent l="0" t="0" r="0" b="0"/>
            <wp:docPr id="37470" name="Picture 37470"/>
            <wp:cNvGraphicFramePr/>
            <a:graphic xmlns:a="http://schemas.openxmlformats.org/drawingml/2006/main">
              <a:graphicData uri="http://schemas.openxmlformats.org/drawingml/2006/picture">
                <pic:pic xmlns:pic="http://schemas.openxmlformats.org/drawingml/2006/picture">
                  <pic:nvPicPr>
                    <pic:cNvPr id="518082479" name="Picture 37470"/>
                    <pic:cNvPicPr/>
                  </pic:nvPicPr>
                  <pic:blipFill>
                    <a:blip xmlns:r="http://schemas.openxmlformats.org/officeDocument/2006/relationships" r:embed="rId64"/>
                    <a:stretch>
                      <a:fillRect/>
                    </a:stretch>
                  </pic:blipFill>
                  <pic:spPr>
                    <a:xfrm>
                      <a:off x="0" y="0"/>
                      <a:ext cx="2935224" cy="454152"/>
                    </a:xfrm>
                    <a:prstGeom prst="rect">
                      <a:avLst/>
                    </a:prstGeom>
                  </pic:spPr>
                </pic:pic>
              </a:graphicData>
            </a:graphic>
          </wp:inline>
        </w:drawing>
      </w:r>
    </w:p>
    <w:p w:rsidR="00AB14FD" w14:paraId="3B662FA0" w14:textId="77777777">
      <w:pPr>
        <w:ind w:left="-5"/>
      </w:pPr>
      <w:r>
        <w:t xml:space="preserve">where </w:t>
      </w:r>
      <w:r>
        <w:rPr>
          <w:rFonts w:ascii="Cambria" w:eastAsia="Cambria" w:hAnsi="Cambria" w:cs="Cambria"/>
        </w:rPr>
        <w:t>∇</w:t>
      </w:r>
      <w:r>
        <w:rPr>
          <w:rFonts w:ascii="Cambria" w:eastAsia="Cambria" w:hAnsi="Cambria" w:cs="Cambria"/>
          <w:b/>
        </w:rPr>
        <w:t xml:space="preserve">f </w:t>
      </w:r>
      <w:r>
        <w:t>is the vector of first derivatives</w:t>
      </w:r>
    </w:p>
    <w:p w:rsidR="00AB14FD" w14:paraId="5A3DD97A" w14:textId="77777777">
      <w:pPr>
        <w:tabs>
          <w:tab w:val="center" w:pos="2401"/>
          <w:tab w:val="right" w:pos="4835"/>
        </w:tabs>
        <w:spacing w:after="132" w:line="265" w:lineRule="auto"/>
        <w:ind w:left="0" w:right="-15" w:firstLine="0"/>
        <w:jc w:val="left"/>
      </w:pPr>
      <w:r>
        <w:rPr>
          <w:sz w:val="22"/>
        </w:rPr>
        <w:tab/>
      </w:r>
      <w:r>
        <w:rPr>
          <w:noProof/>
        </w:rPr>
        <w:drawing>
          <wp:inline distT="0" distB="0" distL="0" distR="0">
            <wp:extent cx="954024" cy="463297"/>
            <wp:effectExtent l="0" t="0" r="0" b="0"/>
            <wp:docPr id="37471" name="Picture 37471"/>
            <wp:cNvGraphicFramePr/>
            <a:graphic xmlns:a="http://schemas.openxmlformats.org/drawingml/2006/main">
              <a:graphicData uri="http://schemas.openxmlformats.org/drawingml/2006/picture">
                <pic:pic xmlns:pic="http://schemas.openxmlformats.org/drawingml/2006/picture">
                  <pic:nvPicPr>
                    <pic:cNvPr id="2011900150" name="Picture 37471"/>
                    <pic:cNvPicPr/>
                  </pic:nvPicPr>
                  <pic:blipFill>
                    <a:blip xmlns:r="http://schemas.openxmlformats.org/officeDocument/2006/relationships" r:embed="rId65"/>
                    <a:stretch>
                      <a:fillRect/>
                    </a:stretch>
                  </pic:blipFill>
                  <pic:spPr>
                    <a:xfrm>
                      <a:off x="0" y="0"/>
                      <a:ext cx="954024" cy="463297"/>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(19)</w:t>
      </w:r>
    </w:p>
    <w:p w:rsidR="00AB14FD" w14:paraId="11CCFAAF" w14:textId="77777777">
      <w:pPr>
        <w:spacing w:after="71"/>
        <w:ind w:left="-5"/>
      </w:pPr>
      <w:r>
        <w:t xml:space="preserve">and </w:t>
      </w:r>
      <w:r>
        <w:rPr>
          <w:rFonts w:ascii="Cambria" w:eastAsia="Cambria" w:hAnsi="Cambria" w:cs="Cambria"/>
          <w:b/>
        </w:rPr>
        <w:t>H</w:t>
      </w:r>
      <w:r>
        <w:rPr>
          <w:rFonts w:ascii="Cambria" w:eastAsia="Cambria" w:hAnsi="Cambria" w:cs="Cambria"/>
        </w:rPr>
        <w:t>(</w:t>
      </w:r>
      <w:r>
        <w:rPr>
          <w:rFonts w:ascii="Cambria" w:eastAsia="Cambria" w:hAnsi="Cambria" w:cs="Cambria"/>
          <w:b/>
        </w:rPr>
        <w:t>x</w:t>
      </w:r>
      <w:r>
        <w:rPr>
          <w:rFonts w:ascii="Cambria" w:eastAsia="Cambria" w:hAnsi="Cambria" w:cs="Cambria"/>
        </w:rPr>
        <w:t xml:space="preserve">) </w:t>
      </w:r>
      <w:r>
        <w:t>is the Hessian matrix of the second derivatives as</w:t>
      </w:r>
    </w:p>
    <w:p w:rsidR="00AB14FD" w14:paraId="7FB9CB7C" w14:textId="77777777">
      <w:pPr>
        <w:tabs>
          <w:tab w:val="center" w:pos="2418"/>
          <w:tab w:val="right" w:pos="4835"/>
        </w:tabs>
        <w:spacing w:after="163" w:line="265" w:lineRule="auto"/>
        <w:ind w:left="0" w:right="-15" w:firstLine="0"/>
        <w:jc w:val="left"/>
      </w:pPr>
      <w:r>
        <w:rPr>
          <w:sz w:val="22"/>
        </w:rPr>
        <w:tab/>
      </w:r>
      <w:r>
        <w:rPr>
          <w:rFonts w:ascii="Cambria" w:eastAsia="Cambria" w:hAnsi="Cambria" w:cs="Cambria"/>
          <w:b/>
        </w:rPr>
        <w:t>H</w:t>
      </w:r>
      <w:r>
        <w:rPr>
          <w:noProof/>
        </w:rPr>
        <w:drawing>
          <wp:inline distT="0" distB="0" distL="0" distR="0">
            <wp:extent cx="1847088" cy="463297"/>
            <wp:effectExtent l="0" t="0" r="0" b="0"/>
            <wp:docPr id="37473" name="Picture 37473"/>
            <wp:cNvGraphicFramePr/>
            <a:graphic xmlns:a="http://schemas.openxmlformats.org/drawingml/2006/main">
              <a:graphicData uri="http://schemas.openxmlformats.org/drawingml/2006/picture">
                <pic:pic xmlns:pic="http://schemas.openxmlformats.org/drawingml/2006/picture">
                  <pic:nvPicPr>
                    <pic:cNvPr id="1747101098" name="Picture 37473"/>
                    <pic:cNvPicPr/>
                  </pic:nvPicPr>
                  <pic:blipFill>
                    <a:blip xmlns:r="http://schemas.openxmlformats.org/officeDocument/2006/relationships" r:embed="rId66"/>
                    <a:stretch>
                      <a:fillRect/>
                    </a:stretch>
                  </pic:blipFill>
                  <pic:spPr>
                    <a:xfrm>
                      <a:off x="0" y="0"/>
                      <a:ext cx="1847088" cy="463297"/>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(20)</w:t>
      </w:r>
    </w:p>
    <w:p w:rsidR="00AB14FD" w14:paraId="15C051EE" w14:textId="77777777">
      <w:pPr>
        <w:pStyle w:val="Heading1"/>
        <w:spacing w:after="60"/>
        <w:ind w:left="5"/>
      </w:pPr>
      <w:r>
        <w:t>A. TAYLOR SERIES EXPANSION OF ROUND-TRIP DISTANCE FOR IRREGULAR SCANNING GEOMETRIES</w:t>
      </w:r>
    </w:p>
    <w:p w:rsidR="00AB14FD" w14:paraId="0E13D0EF" w14:textId="77777777">
      <w:pPr>
        <w:spacing w:after="662"/>
        <w:ind w:left="-5"/>
      </w:pPr>
      <w:r>
        <w:t xml:space="preserve">The round-trip distance between the </w:t>
      </w:r>
      <w:r>
        <w:rPr>
          <w:rFonts w:ascii="Cambria" w:eastAsia="Cambria" w:hAnsi="Cambria" w:cs="Cambria"/>
          <w:i/>
        </w:rPr>
        <w:t>ℓ</w:t>
      </w:r>
      <w:r>
        <w:t>-</w:t>
      </w:r>
      <w:r>
        <w:t>th</w:t>
      </w:r>
      <w:r>
        <w:t xml:space="preserve"> Tx/Rx pair, whose transmitter and receiver elements are located at </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T</w:t>
      </w:r>
      <w:r>
        <w:rPr>
          <w:rFonts w:ascii="Cambria" w:eastAsia="Cambria" w:hAnsi="Cambria" w:cs="Cambria"/>
          <w:i/>
        </w:rPr>
        <w:t>,y</w:t>
      </w:r>
      <w:r>
        <w:rPr>
          <w:rFonts w:ascii="Cambria" w:eastAsia="Cambria" w:hAnsi="Cambria" w:cs="Cambria"/>
          <w:i/>
          <w:vertAlign w:val="subscript"/>
        </w:rPr>
        <w:t>T</w:t>
      </w:r>
      <w:r>
        <w:rPr>
          <w:rFonts w:ascii="Cambria" w:eastAsia="Cambria" w:hAnsi="Cambria" w:cs="Cambria"/>
          <w:i/>
        </w:rPr>
        <w:t>,z</w:t>
      </w:r>
      <w:r>
        <w:rPr>
          <w:rFonts w:ascii="Cambria" w:eastAsia="Cambria" w:hAnsi="Cambria" w:cs="Cambria"/>
          <w:i/>
          <w:vertAlign w:val="subscript"/>
        </w:rPr>
        <w:t>ℓ</w:t>
      </w:r>
      <w:r>
        <w:rPr>
          <w:rFonts w:ascii="Cambria" w:eastAsia="Cambria" w:hAnsi="Cambria" w:cs="Cambria"/>
        </w:rPr>
        <w:t xml:space="preserve">) </w:t>
      </w:r>
      <w:r>
        <w:t xml:space="preserve">and </w:t>
      </w:r>
      <w:r>
        <w:rPr>
          <w:rFonts w:ascii="Cambria" w:eastAsia="Cambria" w:hAnsi="Cambria" w:cs="Cambria"/>
        </w:rPr>
        <w:t>(</w:t>
      </w:r>
      <w:r>
        <w:rPr>
          <w:rFonts w:ascii="Cambria" w:eastAsia="Cambria" w:hAnsi="Cambria" w:cs="Cambria"/>
          <w:i/>
        </w:rPr>
        <w:t>x</w:t>
      </w:r>
      <w:r>
        <w:rPr>
          <w:rFonts w:ascii="Cambria" w:eastAsia="Cambria" w:hAnsi="Cambria" w:cs="Cambria"/>
          <w:i/>
          <w:vertAlign w:val="subscript"/>
        </w:rPr>
        <w:t>R</w:t>
      </w:r>
      <w:r>
        <w:rPr>
          <w:rFonts w:ascii="Cambria" w:eastAsia="Cambria" w:hAnsi="Cambria" w:cs="Cambria"/>
          <w:i/>
        </w:rPr>
        <w:t>,y</w:t>
      </w:r>
      <w:r>
        <w:rPr>
          <w:rFonts w:ascii="Cambria" w:eastAsia="Cambria" w:hAnsi="Cambria" w:cs="Cambria"/>
          <w:i/>
          <w:vertAlign w:val="subscript"/>
        </w:rPr>
        <w:t>R</w:t>
      </w:r>
      <w:r>
        <w:rPr>
          <w:rFonts w:ascii="Cambria" w:eastAsia="Cambria" w:hAnsi="Cambria" w:cs="Cambria"/>
          <w:i/>
        </w:rPr>
        <w:t>,z</w:t>
      </w:r>
      <w:r>
        <w:rPr>
          <w:rFonts w:ascii="Cambria" w:eastAsia="Cambria" w:hAnsi="Cambria" w:cs="Cambria"/>
          <w:i/>
          <w:vertAlign w:val="subscript"/>
        </w:rPr>
        <w:t>ℓ</w:t>
      </w:r>
      <w:r>
        <w:rPr>
          <w:rFonts w:ascii="Cambria" w:eastAsia="Cambria" w:hAnsi="Cambria" w:cs="Cambria"/>
        </w:rPr>
        <w:t>)</w:t>
      </w:r>
      <w:r>
        <w:t xml:space="preserve">, respectively, and the scatterer located at </w:t>
      </w:r>
      <w:r>
        <w:rPr>
          <w:rFonts w:ascii="Cambria" w:eastAsia="Cambria" w:hAnsi="Cambria" w:cs="Cambria"/>
        </w:rPr>
        <w:t>(</w:t>
      </w:r>
      <w:r>
        <w:rPr>
          <w:rFonts w:ascii="Cambria" w:eastAsia="Cambria" w:hAnsi="Cambria" w:cs="Cambria"/>
          <w:i/>
        </w:rPr>
        <w:t>x,y,z</w:t>
      </w:r>
      <w:r>
        <w:rPr>
          <w:rFonts w:ascii="Cambria" w:eastAsia="Cambria" w:hAnsi="Cambria" w:cs="Cambria"/>
        </w:rPr>
        <w:t xml:space="preserve">) </w:t>
      </w:r>
      <w:r>
        <w:t xml:space="preserve">is expressed in (2). Substituting (3) and (4) into (2), </w:t>
      </w:r>
      <w:r>
        <w:rPr>
          <w:rFonts w:ascii="Cambria" w:eastAsia="Cambria" w:hAnsi="Cambria" w:cs="Cambria"/>
          <w:i/>
        </w:rPr>
        <w:t>R</w:t>
      </w:r>
      <w:r>
        <w:rPr>
          <w:rFonts w:ascii="Cambria" w:eastAsia="Cambria" w:hAnsi="Cambria" w:cs="Cambria"/>
          <w:i/>
          <w:vertAlign w:val="subscript"/>
        </w:rPr>
        <w:t>ℓ</w:t>
      </w:r>
      <w:r>
        <w:rPr>
          <w:rFonts w:ascii="Cambria" w:eastAsia="Cambria" w:hAnsi="Cambria" w:cs="Cambria"/>
          <w:i/>
          <w:vertAlign w:val="superscript"/>
        </w:rPr>
        <w:t xml:space="preserve">RT </w:t>
      </w:r>
      <w:r>
        <w:t xml:space="preserve">can be expressed as a function of the distances between the Tx and Rx elements along the </w:t>
      </w:r>
      <w:r>
        <w:rPr>
          <w:rFonts w:ascii="Cambria" w:eastAsia="Cambria" w:hAnsi="Cambria" w:cs="Cambria"/>
          <w:i/>
        </w:rPr>
        <w:t>x</w:t>
      </w:r>
      <w:r>
        <w:t xml:space="preserve">- and </w:t>
      </w:r>
      <w:r>
        <w:rPr>
          <w:rFonts w:ascii="Cambria" w:eastAsia="Cambria" w:hAnsi="Cambria" w:cs="Cambria"/>
          <w:i/>
        </w:rPr>
        <w:t>y</w:t>
      </w:r>
      <w:r>
        <w:t xml:space="preserve">-directions, </w:t>
      </w:r>
      <w:r>
        <w:rPr>
          <w:rFonts w:ascii="Cambria" w:eastAsia="Cambria" w:hAnsi="Cambria" w:cs="Cambria"/>
          <w:i/>
        </w:rPr>
        <w:t>d</w:t>
      </w:r>
      <w:r>
        <w:rPr>
          <w:rFonts w:ascii="Cambria" w:eastAsia="Cambria" w:hAnsi="Cambria" w:cs="Cambria"/>
          <w:i/>
          <w:vertAlign w:val="superscript"/>
        </w:rPr>
        <w:t>x</w:t>
      </w:r>
      <w:r>
        <w:rPr>
          <w:rFonts w:ascii="Cambria" w:eastAsia="Cambria" w:hAnsi="Cambria" w:cs="Cambria"/>
          <w:i/>
          <w:vertAlign w:val="subscript"/>
        </w:rPr>
        <w:t xml:space="preserve">ℓ </w:t>
      </w:r>
      <w:r>
        <w:t xml:space="preserve">and </w:t>
      </w:r>
      <w:r>
        <w:rPr>
          <w:noProof/>
        </w:rPr>
        <w:drawing>
          <wp:inline distT="0" distB="0" distL="0" distR="0">
            <wp:extent cx="115824" cy="143256"/>
            <wp:effectExtent l="0" t="0" r="0" b="0"/>
            <wp:docPr id="37468" name="Picture 37468"/>
            <wp:cNvGraphicFramePr/>
            <a:graphic xmlns:a="http://schemas.openxmlformats.org/drawingml/2006/main">
              <a:graphicData uri="http://schemas.openxmlformats.org/drawingml/2006/picture">
                <pic:pic xmlns:pic="http://schemas.openxmlformats.org/drawingml/2006/picture">
                  <pic:nvPicPr>
                    <pic:cNvPr id="1966697970" name="Picture 37468"/>
                    <pic:cNvPicPr/>
                  </pic:nvPicPr>
                  <pic:blipFill>
                    <a:blip xmlns:r="http://schemas.openxmlformats.org/officeDocument/2006/relationships" r:embed="rId67"/>
                    <a:stretch>
                      <a:fillRect/>
                    </a:stretch>
                  </pic:blipFill>
                  <pic:spPr>
                    <a:xfrm>
                      <a:off x="0" y="0"/>
                      <a:ext cx="115824" cy="143256"/>
                    </a:xfrm>
                    <a:prstGeom prst="rect">
                      <a:avLst/>
                    </a:prstGeom>
                  </pic:spPr>
                </pic:pic>
              </a:graphicData>
            </a:graphic>
          </wp:inline>
        </w:drawing>
      </w:r>
      <w:r>
        <w:t xml:space="preserve">, respectively, and displacement along the </w:t>
      </w:r>
      <w:r>
        <w:rPr>
          <w:rFonts w:ascii="Cambria" w:eastAsia="Cambria" w:hAnsi="Cambria" w:cs="Cambria"/>
          <w:i/>
        </w:rPr>
        <w:t>z</w:t>
      </w:r>
      <w:r>
        <w:t xml:space="preserve">-direction, </w:t>
      </w:r>
      <w:r>
        <w:rPr>
          <w:rFonts w:ascii="Cambria" w:eastAsia="Cambria" w:hAnsi="Cambria" w:cs="Cambria"/>
          <w:i/>
        </w:rPr>
        <w:t>d</w:t>
      </w:r>
      <w:r>
        <w:rPr>
          <w:rFonts w:ascii="Cambria" w:eastAsia="Cambria" w:hAnsi="Cambria" w:cs="Cambria"/>
          <w:i/>
          <w:vertAlign w:val="superscript"/>
        </w:rPr>
        <w:t>z</w:t>
      </w:r>
      <w:r>
        <w:rPr>
          <w:rFonts w:ascii="Cambria" w:eastAsia="Cambria" w:hAnsi="Cambria" w:cs="Cambria"/>
          <w:i/>
          <w:vertAlign w:val="subscript"/>
        </w:rPr>
        <w:t>ℓ</w:t>
      </w:r>
      <w:r>
        <w:t>:</w:t>
      </w:r>
    </w:p>
    <w:p w:rsidR="00AB14FD" w14:paraId="29432084" w14:textId="77777777">
      <w:pPr>
        <w:spacing w:after="0" w:line="259" w:lineRule="auto"/>
        <w:ind w:left="199" w:firstLine="0"/>
        <w:jc w:val="left"/>
      </w:pPr>
      <w:r>
        <w:rPr>
          <w:rFonts w:ascii="Cambria" w:eastAsia="Cambria" w:hAnsi="Cambria" w:cs="Cambria"/>
          <w:i/>
        </w:rPr>
        <w:t>R</w:t>
      </w:r>
      <w:r>
        <w:rPr>
          <w:rFonts w:ascii="Cambria" w:eastAsia="Cambria" w:hAnsi="Cambria" w:cs="Cambria"/>
          <w:i/>
          <w:sz w:val="14"/>
        </w:rPr>
        <w:t>ℓ</w:t>
      </w:r>
      <w:r>
        <w:rPr>
          <w:rFonts w:ascii="Cambria" w:eastAsia="Cambria" w:hAnsi="Cambria" w:cs="Cambria"/>
          <w:i/>
          <w:sz w:val="14"/>
        </w:rPr>
        <w:t>RT</w:t>
      </w:r>
      <w:r>
        <w:rPr>
          <w:rFonts w:ascii="Cambria" w:eastAsia="Cambria" w:hAnsi="Cambria" w:cs="Cambria"/>
        </w:rPr>
        <w:t>(</w:t>
      </w:r>
      <w:r>
        <w:rPr>
          <w:rFonts w:ascii="Cambria" w:eastAsia="Cambria" w:hAnsi="Cambria" w:cs="Cambria"/>
          <w:i/>
        </w:rPr>
        <w:t>d</w:t>
      </w:r>
      <w:r>
        <w:rPr>
          <w:rFonts w:ascii="Cambria" w:eastAsia="Cambria" w:hAnsi="Cambria" w:cs="Cambria"/>
          <w:i/>
          <w:sz w:val="14"/>
        </w:rPr>
        <w:t xml:space="preserve">xℓ </w:t>
      </w:r>
      <w:r>
        <w:rPr>
          <w:rFonts w:ascii="Cambria" w:eastAsia="Cambria" w:hAnsi="Cambria" w:cs="Cambria"/>
          <w:i/>
        </w:rPr>
        <w:t>,</w:t>
      </w:r>
      <w:r>
        <w:rPr>
          <w:rFonts w:ascii="Cambria" w:eastAsia="Cambria" w:hAnsi="Cambria" w:cs="Cambria"/>
          <w:i/>
        </w:rPr>
        <w:t>d</w:t>
      </w:r>
      <w:r>
        <w:rPr>
          <w:rFonts w:ascii="Cambria" w:eastAsia="Cambria" w:hAnsi="Cambria" w:cs="Cambria"/>
          <w:i/>
          <w:sz w:val="14"/>
        </w:rPr>
        <w:t>y</w:t>
      </w:r>
      <w:r>
        <w:rPr>
          <w:rFonts w:ascii="Cambria" w:eastAsia="Cambria" w:hAnsi="Cambria" w:cs="Cambria"/>
          <w:i/>
          <w:sz w:val="14"/>
        </w:rPr>
        <w:t>ℓ</w:t>
      </w:r>
      <w:r>
        <w:rPr>
          <w:rFonts w:ascii="Cambria" w:eastAsia="Cambria" w:hAnsi="Cambria" w:cs="Cambria"/>
          <w:i/>
        </w:rPr>
        <w:t>,d</w:t>
      </w:r>
      <w:r>
        <w:rPr>
          <w:rFonts w:ascii="Cambria" w:eastAsia="Cambria" w:hAnsi="Cambria" w:cs="Cambria"/>
          <w:i/>
          <w:sz w:val="14"/>
        </w:rPr>
        <w:t>zℓ</w:t>
      </w:r>
      <w:r>
        <w:rPr>
          <w:rFonts w:ascii="Cambria" w:eastAsia="Cambria" w:hAnsi="Cambria" w:cs="Cambria"/>
        </w:rPr>
        <w:t>)</w:t>
      </w:r>
    </w:p>
    <w:p w:rsidR="00AB14FD" w14:paraId="0F432A91" w14:textId="77777777">
      <w:pPr>
        <w:spacing w:after="613" w:line="259" w:lineRule="auto"/>
        <w:ind w:left="0" w:right="-195" w:firstLine="0"/>
        <w:jc w:val="left"/>
      </w:pPr>
      <w:r>
        <w:rPr>
          <w:noProof/>
        </w:rPr>
        <w:drawing>
          <wp:inline distT="0" distB="0" distL="0" distR="0">
            <wp:extent cx="3185160" cy="874776"/>
            <wp:effectExtent l="0" t="0" r="0" b="0"/>
            <wp:docPr id="37469" name="Picture 37469"/>
            <wp:cNvGraphicFramePr/>
            <a:graphic xmlns:a="http://schemas.openxmlformats.org/drawingml/2006/main">
              <a:graphicData uri="http://schemas.openxmlformats.org/drawingml/2006/picture">
                <pic:pic xmlns:pic="http://schemas.openxmlformats.org/drawingml/2006/picture">
                  <pic:nvPicPr>
                    <pic:cNvPr id="1802921212" name="Picture 37469"/>
                    <pic:cNvPicPr/>
                  </pic:nvPicPr>
                  <pic:blipFill>
                    <a:blip xmlns:r="http://schemas.openxmlformats.org/officeDocument/2006/relationships" r:embed="rId68"/>
                    <a:stretch>
                      <a:fillRect/>
                    </a:stretch>
                  </pic:blipFill>
                  <pic:spPr>
                    <a:xfrm>
                      <a:off x="0" y="0"/>
                      <a:ext cx="3185160" cy="874776"/>
                    </a:xfrm>
                    <a:prstGeom prst="rect">
                      <a:avLst/>
                    </a:prstGeom>
                  </pic:spPr>
                </pic:pic>
              </a:graphicData>
            </a:graphic>
          </wp:inline>
        </w:drawing>
      </w:r>
    </w:p>
    <w:p w:rsidR="00AB14FD" w14:paraId="1EC4C283" w14:textId="77777777">
      <w:pPr>
        <w:spacing w:after="241"/>
        <w:ind w:left="-5"/>
      </w:pPr>
      <w:r>
        <w:t xml:space="preserve">The first derivatives of (21), evaluated at </w:t>
      </w:r>
      <w:r>
        <w:rPr>
          <w:rFonts w:ascii="Cambria" w:eastAsia="Cambria" w:hAnsi="Cambria" w:cs="Cambria"/>
          <w:i/>
        </w:rPr>
        <w:t>d</w:t>
      </w:r>
      <w:r>
        <w:rPr>
          <w:rFonts w:ascii="Cambria" w:eastAsia="Cambria" w:hAnsi="Cambria" w:cs="Cambria"/>
          <w:i/>
          <w:vertAlign w:val="superscript"/>
        </w:rPr>
        <w:t>x</w:t>
      </w:r>
      <w:r>
        <w:rPr>
          <w:rFonts w:ascii="Cambria" w:eastAsia="Cambria" w:hAnsi="Cambria" w:cs="Cambria"/>
          <w:i/>
          <w:vertAlign w:val="subscript"/>
        </w:rPr>
        <w:t xml:space="preserve">ℓ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perscript"/>
        </w:rPr>
        <w:t>y</w:t>
      </w:r>
      <w:r>
        <w:rPr>
          <w:rFonts w:ascii="Cambria" w:eastAsia="Cambria" w:hAnsi="Cambria" w:cs="Cambria"/>
          <w:i/>
          <w:vertAlign w:val="subscript"/>
        </w:rPr>
        <w:t xml:space="preserve">ℓ </w:t>
      </w:r>
      <w:r>
        <w:rPr>
          <w:rFonts w:ascii="Cambria" w:eastAsia="Cambria" w:hAnsi="Cambria" w:cs="Cambria"/>
        </w:rPr>
        <w:t xml:space="preserve">= </w:t>
      </w:r>
      <w:r>
        <w:rPr>
          <w:rFonts w:ascii="Cambria" w:eastAsia="Cambria" w:hAnsi="Cambria" w:cs="Cambria"/>
          <w:i/>
        </w:rPr>
        <w:t>d</w:t>
      </w:r>
      <w:r>
        <w:rPr>
          <w:rFonts w:ascii="Cambria" w:eastAsia="Cambria" w:hAnsi="Cambria" w:cs="Cambria"/>
          <w:i/>
          <w:vertAlign w:val="superscript"/>
        </w:rPr>
        <w:t>z</w:t>
      </w:r>
      <w:r>
        <w:rPr>
          <w:rFonts w:ascii="Cambria" w:eastAsia="Cambria" w:hAnsi="Cambria" w:cs="Cambria"/>
          <w:i/>
          <w:vertAlign w:val="subscript"/>
        </w:rPr>
        <w:t xml:space="preserve">ℓ </w:t>
      </w:r>
      <w:r>
        <w:rPr>
          <w:rFonts w:ascii="Cambria" w:eastAsia="Cambria" w:hAnsi="Cambria" w:cs="Cambria"/>
        </w:rPr>
        <w:t>= 0</w:t>
      </w:r>
      <w:r>
        <w:t>, are</w:t>
      </w:r>
    </w:p>
    <w:p w:rsidR="00AB14FD" w14:paraId="7D66DA27" w14:textId="77777777">
      <w:pPr>
        <w:spacing w:after="545" w:line="259" w:lineRule="auto"/>
        <w:ind w:left="167" w:firstLine="0"/>
        <w:jc w:val="left"/>
      </w:pPr>
      <w:r>
        <w:rPr>
          <w:noProof/>
        </w:rPr>
        <w:drawing>
          <wp:inline distT="0" distB="0" distL="0" distR="0">
            <wp:extent cx="2932177" cy="743713"/>
            <wp:effectExtent l="0" t="0" r="0" b="0"/>
            <wp:docPr id="37472" name="Picture 37472"/>
            <wp:cNvGraphicFramePr/>
            <a:graphic xmlns:a="http://schemas.openxmlformats.org/drawingml/2006/main">
              <a:graphicData uri="http://schemas.openxmlformats.org/drawingml/2006/picture">
                <pic:pic xmlns:pic="http://schemas.openxmlformats.org/drawingml/2006/picture">
                  <pic:nvPicPr>
                    <pic:cNvPr id="2033541483" name="Picture 37472"/>
                    <pic:cNvPicPr/>
                  </pic:nvPicPr>
                  <pic:blipFill>
                    <a:blip xmlns:r="http://schemas.openxmlformats.org/officeDocument/2006/relationships" r:embed="rId69"/>
                    <a:stretch>
                      <a:fillRect/>
                    </a:stretch>
                  </pic:blipFill>
                  <pic:spPr>
                    <a:xfrm>
                      <a:off x="0" y="0"/>
                      <a:ext cx="2932177" cy="743713"/>
                    </a:xfrm>
                    <a:prstGeom prst="rect">
                      <a:avLst/>
                    </a:prstGeom>
                  </pic:spPr>
                </pic:pic>
              </a:graphicData>
            </a:graphic>
          </wp:inline>
        </w:drawing>
      </w:r>
    </w:p>
    <w:p w:rsidR="00AB14FD" w14:paraId="6DCBFDB4" w14:textId="77777777">
      <w:pPr>
        <w:spacing w:after="80"/>
        <w:ind w:left="-5"/>
      </w:pPr>
      <w:r>
        <w:t xml:space="preserve">where </w:t>
      </w:r>
      <w:r>
        <w:rPr>
          <w:rFonts w:ascii="Cambria" w:eastAsia="Cambria" w:hAnsi="Cambria" w:cs="Cambria"/>
          <w:i/>
        </w:rPr>
        <w:t>R</w:t>
      </w:r>
      <w:r>
        <w:rPr>
          <w:rFonts w:ascii="Cambria" w:eastAsia="Cambria" w:hAnsi="Cambria" w:cs="Cambria"/>
          <w:vertAlign w:val="subscript"/>
        </w:rPr>
        <w:t xml:space="preserve">0 </w:t>
      </w:r>
      <w:r>
        <w:t xml:space="preserve">is the distance between the virtual monostatic element located at </w:t>
      </w:r>
      <w:r>
        <w:rPr>
          <w:rFonts w:ascii="Cambria" w:eastAsia="Cambria" w:hAnsi="Cambria" w:cs="Cambria"/>
        </w:rPr>
        <w:t>(</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i/>
        </w:rPr>
        <w:t>,y</w:t>
      </w:r>
      <w:r>
        <w:rPr>
          <w:rFonts w:ascii="Cambria" w:eastAsia="Cambria" w:hAnsi="Cambria" w:cs="Cambria"/>
          <w:vertAlign w:val="superscript"/>
        </w:rPr>
        <w:t>′</w:t>
      </w:r>
      <w:r>
        <w:rPr>
          <w:rFonts w:ascii="Cambria" w:eastAsia="Cambria" w:hAnsi="Cambria" w:cs="Cambria"/>
          <w:i/>
        </w:rPr>
        <w:t>,Z</w:t>
      </w:r>
      <w:r>
        <w:rPr>
          <w:rFonts w:ascii="Cambria" w:eastAsia="Cambria" w:hAnsi="Cambria" w:cs="Cambria"/>
          <w:vertAlign w:val="subscript"/>
        </w:rPr>
        <w:t>0</w:t>
      </w:r>
      <w:r>
        <w:rPr>
          <w:rFonts w:ascii="Cambria" w:eastAsia="Cambria" w:hAnsi="Cambria" w:cs="Cambria"/>
        </w:rPr>
        <w:t xml:space="preserve">) </w:t>
      </w:r>
      <w:r>
        <w:t xml:space="preserve">and the point scatterer at </w:t>
      </w:r>
      <w:r>
        <w:rPr>
          <w:rFonts w:ascii="Cambria" w:eastAsia="Cambria" w:hAnsi="Cambria" w:cs="Cambria"/>
        </w:rPr>
        <w:t>(</w:t>
      </w:r>
      <w:r>
        <w:rPr>
          <w:rFonts w:ascii="Cambria" w:eastAsia="Cambria" w:hAnsi="Cambria" w:cs="Cambria"/>
          <w:i/>
        </w:rPr>
        <w:t>x,y,z</w:t>
      </w:r>
      <w:r>
        <w:rPr>
          <w:rFonts w:ascii="Cambria" w:eastAsia="Cambria" w:hAnsi="Cambria" w:cs="Cambria"/>
        </w:rPr>
        <w:t>)</w:t>
      </w:r>
      <w:r>
        <w:t xml:space="preserve">, </w:t>
      </w:r>
      <w:ins w:id="550"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as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expressed in (6).</w:t>
      </w:r>
    </w:p>
    <w:p w:rsidR="00AB14FD" w14:paraId="45D0E631" w14:textId="77777777">
      <w:pPr>
        <w:spacing w:after="0" w:line="265" w:lineRule="auto"/>
        <w:ind w:right="-15"/>
        <w:jc w:val="right"/>
      </w:pPr>
      <w:r>
        <w:t xml:space="preserve">The second </w:t>
      </w:r>
      <w:ins w:id="551" w:author="Paperpal" w:date="2022-01-01T00:30:51Z">
        <w:r>
          <w:t>derivative</w:t>
        </w:r>
      </w:ins>
      <w:del w:id="552" w:author="Paperpal" w:date="2022-01-01T00:30:51Z">
        <w:r>
          <w:delText>derivatives</w:delText>
        </w:r>
      </w:del>
      <w:r>
        <w:t xml:space="preserve"> of (21), evaluated at the point of interest, can be derived as</w:t>
      </w:r>
      <w:ins w:id="55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follows:</w:t>
        </w:r>
      </w:ins>
    </w:p>
    <w:p w:rsidR="00AB14FD" w14:paraId="7A1BACC1" w14:textId="77777777">
      <w:pPr>
        <w:spacing w:after="116" w:line="259" w:lineRule="auto"/>
        <w:ind w:left="77" w:firstLine="0"/>
        <w:jc w:val="left"/>
      </w:pPr>
      <w:r>
        <w:rPr>
          <w:noProof/>
        </w:rPr>
        <w:drawing>
          <wp:inline distT="0" distB="0" distL="0" distR="0">
            <wp:extent cx="2990088" cy="1905000"/>
            <wp:effectExtent l="0" t="0" r="0" b="0"/>
            <wp:docPr id="37474" name="Picture 37474"/>
            <wp:cNvGraphicFramePr/>
            <a:graphic xmlns:a="http://schemas.openxmlformats.org/drawingml/2006/main">
              <a:graphicData uri="http://schemas.openxmlformats.org/drawingml/2006/picture">
                <pic:pic xmlns:pic="http://schemas.openxmlformats.org/drawingml/2006/picture">
                  <pic:nvPicPr>
                    <pic:cNvPr id="1801722391" name="Picture 37474"/>
                    <pic:cNvPicPr/>
                  </pic:nvPicPr>
                  <pic:blipFill>
                    <a:blip xmlns:r="http://schemas.openxmlformats.org/officeDocument/2006/relationships" r:embed="rId70"/>
                    <a:stretch>
                      <a:fillRect/>
                    </a:stretch>
                  </pic:blipFill>
                  <pic:spPr>
                    <a:xfrm>
                      <a:off x="0" y="0"/>
                      <a:ext cx="2990088" cy="1905000"/>
                    </a:xfrm>
                    <a:prstGeom prst="rect">
                      <a:avLst/>
                    </a:prstGeom>
                  </pic:spPr>
                </pic:pic>
              </a:graphicData>
            </a:graphic>
          </wp:inline>
        </w:drawing>
      </w:r>
    </w:p>
    <w:p w:rsidR="00AB14FD" w14:paraId="12BF68D8" w14:textId="77777777">
      <w:pPr>
        <w:ind w:left="-15" w:firstLine="199"/>
      </w:pPr>
      <w:r>
        <w:t xml:space="preserve">Substituting (22) and (23) into (18), the quadratic approximation of </w:t>
      </w:r>
      <w:r>
        <w:rPr>
          <w:rFonts w:ascii="Cambria" w:eastAsia="Cambria" w:hAnsi="Cambria" w:cs="Cambria"/>
          <w:i/>
        </w:rPr>
        <w:t>R</w:t>
      </w:r>
      <w:r>
        <w:rPr>
          <w:rFonts w:ascii="Cambria" w:eastAsia="Cambria" w:hAnsi="Cambria" w:cs="Cambria"/>
          <w:i/>
          <w:vertAlign w:val="subscript"/>
        </w:rPr>
        <w:t xml:space="preserve">ℓ </w:t>
      </w:r>
      <w:r>
        <w:t>can be expressed as</w:t>
      </w:r>
    </w:p>
    <w:p w:rsidR="00AB14FD" w14:paraId="5425DC57" w14:textId="77777777">
      <w:pPr>
        <w:spacing w:after="203" w:line="259" w:lineRule="auto"/>
        <w:ind w:left="157" w:firstLine="0"/>
        <w:jc w:val="left"/>
      </w:pPr>
      <w:r>
        <w:rPr>
          <w:noProof/>
        </w:rPr>
        <w:drawing>
          <wp:inline distT="0" distB="0" distL="0" distR="0">
            <wp:extent cx="2938272" cy="676656"/>
            <wp:effectExtent l="0" t="0" r="0" b="0"/>
            <wp:docPr id="37475" name="Picture 37475"/>
            <wp:cNvGraphicFramePr/>
            <a:graphic xmlns:a="http://schemas.openxmlformats.org/drawingml/2006/main">
              <a:graphicData uri="http://schemas.openxmlformats.org/drawingml/2006/picture">
                <pic:pic xmlns:pic="http://schemas.openxmlformats.org/drawingml/2006/picture">
                  <pic:nvPicPr>
                    <pic:cNvPr id="393449951" name="Picture 37475"/>
                    <pic:cNvPicPr/>
                  </pic:nvPicPr>
                  <pic:blipFill>
                    <a:blip xmlns:r="http://schemas.openxmlformats.org/officeDocument/2006/relationships" r:embed="rId71"/>
                    <a:stretch>
                      <a:fillRect/>
                    </a:stretch>
                  </pic:blipFill>
                  <pic:spPr>
                    <a:xfrm>
                      <a:off x="0" y="0"/>
                      <a:ext cx="2938272" cy="676656"/>
                    </a:xfrm>
                    <a:prstGeom prst="rect">
                      <a:avLst/>
                    </a:prstGeom>
                  </pic:spPr>
                </pic:pic>
              </a:graphicData>
            </a:graphic>
          </wp:inline>
        </w:drawing>
      </w:r>
    </w:p>
    <w:p w:rsidR="00AB14FD" w14:paraId="4B82E672" w14:textId="77777777">
      <w:pPr>
        <w:pStyle w:val="Heading2"/>
        <w:spacing w:after="30"/>
        <w:ind w:left="15"/>
      </w:pPr>
      <w:r>
        <w:t>References</w:t>
      </w:r>
    </w:p>
    <w:p w:rsidR="00AB14FD" w14:paraId="77CF9261" w14:textId="77777777">
      <w:pPr>
        <w:numPr>
          <w:ilvl w:val="0"/>
          <w:numId w:val="1"/>
        </w:numPr>
        <w:ind w:hanging="531"/>
      </w:pPr>
      <w:r>
        <w:t xml:space="preserve">J. W. Smith, S. Thiagarajan, R. Willis, Y. Makris, and M. Torlak, “Improved static hand gesture classification on deep convolutional neural networks using novel sterile training technique,” </w:t>
      </w:r>
      <w:r>
        <w:rPr>
          <w:i/>
        </w:rPr>
        <w:t>IEEE Access</w:t>
      </w:r>
      <w:r>
        <w:t>, vol. 9, pp. 10893–10902, Jan. 2021.</w:t>
      </w:r>
    </w:p>
    <w:p w:rsidR="00AB14FD" w14:paraId="712F93D0" w14:textId="77777777">
      <w:pPr>
        <w:numPr>
          <w:ilvl w:val="0"/>
          <w:numId w:val="1"/>
        </w:numPr>
        <w:spacing w:after="25" w:line="239" w:lineRule="auto"/>
        <w:ind w:hanging="531"/>
      </w:pPr>
      <w:r>
        <w:t xml:space="preserve">D. M. Sheen, T. E. Hall, D. L. </w:t>
      </w:r>
      <w:r>
        <w:t>McMakin</w:t>
      </w:r>
      <w:r>
        <w:t xml:space="preserve">, A. M. Jones, and J. R. Tedeschi, “Three-dimensional radar imaging techniques and systems for near-field applications,” in </w:t>
      </w:r>
      <w:r>
        <w:rPr>
          <w:i/>
        </w:rPr>
        <w:t xml:space="preserve">Proc. SPIE 9829 Radar Sensor </w:t>
      </w:r>
      <w:r>
        <w:rPr>
          <w:i/>
        </w:rPr>
        <w:t>Techn</w:t>
      </w:r>
      <w:r>
        <w:rPr>
          <w:i/>
        </w:rPr>
        <w:t>. XX</w:t>
      </w:r>
      <w:r>
        <w:t>, Baltimore, MD, USA, May 2016, pp. 230–241.</w:t>
      </w:r>
    </w:p>
    <w:p w:rsidR="00AB14FD" w14:paraId="49468713" w14:textId="77777777">
      <w:pPr>
        <w:numPr>
          <w:ilvl w:val="0"/>
          <w:numId w:val="1"/>
        </w:numPr>
        <w:ind w:hanging="531"/>
      </w:pPr>
      <w:r>
        <w:t xml:space="preserve">M. E. Yanik and M. Torlak, “Near-field 2-D SAR imaging by millimeter-wave radar for concealed item detection,” in </w:t>
      </w:r>
      <w:r>
        <w:rPr>
          <w:i/>
        </w:rPr>
        <w:t>Proc. IEEE RWS</w:t>
      </w:r>
      <w:r>
        <w:t>, Orlando, FL, USA, Jan. 2019, pp. 1–4.</w:t>
      </w:r>
    </w:p>
    <w:p w:rsidR="00AB14FD" w14:paraId="31B8CF20" w14:textId="77777777">
      <w:pPr>
        <w:numPr>
          <w:ilvl w:val="0"/>
          <w:numId w:val="1"/>
        </w:numPr>
        <w:ind w:hanging="531"/>
      </w:pPr>
      <w:r>
        <w:t xml:space="preserve">L. Chao, M. N. </w:t>
      </w:r>
      <w:r>
        <w:t>Afsar</w:t>
      </w:r>
      <w:r>
        <w:t xml:space="preserve">, and K. A. Korolev, “Millimeter wave dielectric spectroscopy and breast cancer imaging,” in </w:t>
      </w:r>
      <w:r>
        <w:rPr>
          <w:i/>
        </w:rPr>
        <w:t xml:space="preserve">Proc. IEEE </w:t>
      </w:r>
      <w:r>
        <w:rPr>
          <w:i/>
        </w:rPr>
        <w:t>EuMIC</w:t>
      </w:r>
      <w:r>
        <w:t>, Amsterdam, Netherlands, Oct. 2012, pp. 572–575.</w:t>
      </w:r>
    </w:p>
    <w:p w:rsidR="00AB14FD" w14:paraId="19EED5B2" w14:textId="77777777">
      <w:pPr>
        <w:numPr>
          <w:ilvl w:val="0"/>
          <w:numId w:val="1"/>
        </w:numPr>
        <w:ind w:hanging="531"/>
      </w:pPr>
      <w:r>
        <w:t xml:space="preserve">Y. Gao and R. </w:t>
      </w:r>
      <w:r>
        <w:t>Zoughi</w:t>
      </w:r>
      <w:r>
        <w:t xml:space="preserve">, “Millimeter wave reflectometry and imaging for noninvasive diagnosis of skin burn injuries,” </w:t>
      </w:r>
      <w:r>
        <w:rPr>
          <w:i/>
        </w:rPr>
        <w:t xml:space="preserve">IEEE Trans. </w:t>
      </w:r>
      <w:r>
        <w:rPr>
          <w:i/>
        </w:rPr>
        <w:t>Instrum</w:t>
      </w:r>
      <w:r>
        <w:rPr>
          <w:i/>
        </w:rPr>
        <w:t>. Meas.</w:t>
      </w:r>
      <w:r>
        <w:t>, vol. 66, no. 1, pp. 77–84, Nov. 2016.</w:t>
      </w:r>
    </w:p>
    <w:p w:rsidR="00AB14FD" w14:paraId="7A88C3AF" w14:textId="77777777">
      <w:pPr>
        <w:numPr>
          <w:ilvl w:val="0"/>
          <w:numId w:val="1"/>
        </w:numPr>
        <w:ind w:hanging="531"/>
      </w:pPr>
      <w:r>
        <w:t xml:space="preserve">O. Li, J. He, K. Zeng, </w:t>
      </w:r>
      <w:r>
        <w:rPr>
          <w:i/>
        </w:rPr>
        <w:t>et al.</w:t>
      </w:r>
      <w:r>
        <w:t xml:space="preserve">, “Integrated sensing and communication in 6G a prototype of </w:t>
      </w:r>
      <w:r>
        <w:t>high resolution</w:t>
      </w:r>
      <w:r>
        <w:t xml:space="preserve"> THz sensing on portable device,” in </w:t>
      </w:r>
      <w:r>
        <w:rPr>
          <w:i/>
        </w:rPr>
        <w:t xml:space="preserve">Proc. IEEE </w:t>
      </w:r>
      <w:r>
        <w:rPr>
          <w:i/>
        </w:rPr>
        <w:t>EuCNC</w:t>
      </w:r>
      <w:r>
        <w:rPr>
          <w:i/>
        </w:rPr>
        <w:t>/6G</w:t>
      </w:r>
      <w:r>
        <w:t>, Porto, Portugal, Jun. 2021, pp. 544–549.</w:t>
      </w:r>
    </w:p>
    <w:p w:rsidR="00AB14FD" w14:paraId="6BC80F5A" w14:textId="77777777">
      <w:pPr>
        <w:numPr>
          <w:ilvl w:val="0"/>
          <w:numId w:val="1"/>
        </w:numPr>
        <w:ind w:hanging="531"/>
      </w:pPr>
      <w:r>
        <w:t>G. Álvarez-</w:t>
      </w:r>
      <w:r>
        <w:t>Narciandi</w:t>
      </w:r>
      <w:r>
        <w:t xml:space="preserve">, J. </w:t>
      </w:r>
      <w:r>
        <w:t>Laviada</w:t>
      </w:r>
      <w:r>
        <w:t xml:space="preserve">, and F. Las-Heras, “Towards turning smartphones into mmWave scanners,” </w:t>
      </w:r>
      <w:r>
        <w:rPr>
          <w:i/>
        </w:rPr>
        <w:t>IEEE Access</w:t>
      </w:r>
      <w:r>
        <w:t>, vol. 9, pp. 45147–45154, Mar. 2021.</w:t>
      </w:r>
    </w:p>
    <w:p w:rsidR="00AB14FD" w14:paraId="7501D66B" w14:textId="77777777">
      <w:pPr>
        <w:numPr>
          <w:ilvl w:val="0"/>
          <w:numId w:val="1"/>
        </w:numPr>
        <w:ind w:hanging="531"/>
      </w:pPr>
      <w:r>
        <w:t xml:space="preserve">K. </w:t>
      </w:r>
      <w:r>
        <w:t>Basrawi</w:t>
      </w:r>
      <w:r>
        <w:t xml:space="preserve"> and R. Dill, “Reverse engineering the Soli radar API for military applications,” in </w:t>
      </w:r>
      <w:r>
        <w:rPr>
          <w:i/>
        </w:rPr>
        <w:t>Proc. IEEE RadarConf21</w:t>
      </w:r>
      <w:r>
        <w:t>, Jun. 2021, pp. 1–8.</w:t>
      </w:r>
    </w:p>
    <w:p w:rsidR="00AB14FD" w14:paraId="628BC845" w14:textId="77777777">
      <w:pPr>
        <w:numPr>
          <w:ilvl w:val="0"/>
          <w:numId w:val="1"/>
        </w:numPr>
        <w:ind w:hanging="531"/>
      </w:pPr>
      <w:r>
        <w:t xml:space="preserve">J. W. Smith, O. Furxhi, and M. Torlak, “An </w:t>
      </w:r>
      <w:r>
        <w:t>FCNNbased</w:t>
      </w:r>
      <w:r>
        <w:t xml:space="preserve"> super-resolution mmWave radar framework for contactless musical instrument interface,” </w:t>
      </w:r>
      <w:r>
        <w:rPr>
          <w:i/>
        </w:rPr>
        <w:t>IEEE Trans. Multimedia</w:t>
      </w:r>
      <w:r>
        <w:t>, pp. 1–1, May 2021.</w:t>
      </w:r>
    </w:p>
    <w:p w:rsidR="00AB14FD" w14:paraId="278EF395" w14:textId="77777777">
      <w:pPr>
        <w:numPr>
          <w:ilvl w:val="0"/>
          <w:numId w:val="1"/>
        </w:numPr>
        <w:ind w:hanging="531"/>
      </w:pPr>
      <w:r>
        <w:t>G. Álvarez-</w:t>
      </w:r>
      <w:r>
        <w:t>Narciandi</w:t>
      </w:r>
      <w:r>
        <w:t>, M. López-</w:t>
      </w:r>
      <w:r>
        <w:t>Portugués</w:t>
      </w:r>
      <w:r>
        <w:t xml:space="preserve">, F. </w:t>
      </w:r>
      <w:r>
        <w:t>LasHeras</w:t>
      </w:r>
      <w:r>
        <w:t xml:space="preserve">, and J. </w:t>
      </w:r>
      <w:r>
        <w:t>Laviada</w:t>
      </w:r>
      <w:r>
        <w:t xml:space="preserve">, “Freehand, agile, and </w:t>
      </w:r>
      <w:r>
        <w:t>highresolution</w:t>
      </w:r>
      <w:r>
        <w:t xml:space="preserve"> imaging with compact mm-Wave radar,” </w:t>
      </w:r>
      <w:r>
        <w:rPr>
          <w:i/>
        </w:rPr>
        <w:t>IEEE Access</w:t>
      </w:r>
      <w:r>
        <w:t>, vol. 7, pp. 95516–95526, Jul. 2019.</w:t>
      </w:r>
    </w:p>
    <w:p w:rsidR="00AB14FD" w14:paraId="32235FEA" w14:textId="77777777">
      <w:pPr>
        <w:numPr>
          <w:ilvl w:val="0"/>
          <w:numId w:val="1"/>
        </w:numPr>
        <w:ind w:hanging="531"/>
      </w:pPr>
      <w:r>
        <w:t>G. Álvarez-</w:t>
      </w:r>
      <w:r>
        <w:t>Narciandi</w:t>
      </w:r>
      <w:r>
        <w:t xml:space="preserve">, J. </w:t>
      </w:r>
      <w:r>
        <w:t>Laviada</w:t>
      </w:r>
      <w:r>
        <w:t xml:space="preserve">, and F. Las-Heras, “Freehand </w:t>
      </w:r>
      <w:r>
        <w:t>mm</w:t>
      </w:r>
      <w:r>
        <w:t xml:space="preserve">-Wave imaging with a compact MIMO radar,” </w:t>
      </w:r>
      <w:r>
        <w:rPr>
          <w:i/>
        </w:rPr>
        <w:t xml:space="preserve">IEEE Trans. Antennas </w:t>
      </w:r>
      <w:r>
        <w:rPr>
          <w:i/>
        </w:rPr>
        <w:t>Propag</w:t>
      </w:r>
      <w:r>
        <w:rPr>
          <w:i/>
        </w:rPr>
        <w:t>.</w:t>
      </w:r>
      <w:r>
        <w:t>, vol. 69, no. 2, pp. 1224–1229, Feb. 2021.</w:t>
      </w:r>
    </w:p>
    <w:p w:rsidR="00AB14FD" w14:paraId="1223641C" w14:textId="77777777">
      <w:pPr>
        <w:numPr>
          <w:ilvl w:val="0"/>
          <w:numId w:val="1"/>
        </w:numPr>
        <w:ind w:hanging="531"/>
      </w:pPr>
      <w:r>
        <w:t>G. Álvarez-</w:t>
      </w:r>
      <w:r>
        <w:t>Narciandi</w:t>
      </w:r>
      <w:r>
        <w:t xml:space="preserve">, J. </w:t>
      </w:r>
      <w:r>
        <w:t>Laviada</w:t>
      </w:r>
      <w:r>
        <w:t xml:space="preserve">, Y. Álvarez-López, </w:t>
      </w:r>
      <w:r>
        <w:rPr>
          <w:i/>
        </w:rPr>
        <w:t>et al.</w:t>
      </w:r>
      <w:r>
        <w:t xml:space="preserve">, “Freehand system for antenna diagnosis based on amplitude-only data,” </w:t>
      </w:r>
      <w:r>
        <w:rPr>
          <w:i/>
        </w:rPr>
        <w:t xml:space="preserve">IEEE Trans. Antennas </w:t>
      </w:r>
      <w:r>
        <w:rPr>
          <w:i/>
        </w:rPr>
        <w:t>Propag</w:t>
      </w:r>
      <w:r>
        <w:rPr>
          <w:i/>
        </w:rPr>
        <w:t>.</w:t>
      </w:r>
      <w:r>
        <w:t>, vol. 69, no. 8, pp. 4988–4998, Feb. 2021.</w:t>
      </w:r>
    </w:p>
    <w:p w:rsidR="00AB14FD" w14:paraId="72C44050" w14:textId="77777777">
      <w:pPr>
        <w:numPr>
          <w:ilvl w:val="0"/>
          <w:numId w:val="1"/>
        </w:numPr>
        <w:ind w:hanging="531"/>
      </w:pPr>
      <w:r>
        <w:t xml:space="preserve">H. F. Álvarez, G. </w:t>
      </w:r>
      <w:r>
        <w:t>ÁLvarez-Narciandi</w:t>
      </w:r>
      <w:r>
        <w:t xml:space="preserve">, F. Las-Heras, and J. </w:t>
      </w:r>
      <w:r>
        <w:t>Laviada</w:t>
      </w:r>
      <w:r>
        <w:t xml:space="preserve">, “System based on compact mmWave radar and natural body movement for assisting visually impaired people,” </w:t>
      </w:r>
      <w:r>
        <w:rPr>
          <w:i/>
        </w:rPr>
        <w:t>IEEE Access</w:t>
      </w:r>
      <w:r>
        <w:t>, vol. 9, pp. 125042– 125051, Sep. 2021.</w:t>
      </w:r>
    </w:p>
    <w:p w:rsidR="00AB14FD" w14:paraId="6DE43B77" w14:textId="77777777">
      <w:pPr>
        <w:numPr>
          <w:ilvl w:val="0"/>
          <w:numId w:val="1"/>
        </w:numPr>
        <w:ind w:hanging="531"/>
      </w:pPr>
      <w:r>
        <w:t xml:space="preserve">H. </w:t>
      </w:r>
      <w:r>
        <w:t>Wymeersch</w:t>
      </w:r>
      <w:r>
        <w:t xml:space="preserve">, G. Seco-Granados, G. </w:t>
      </w:r>
      <w:r>
        <w:t>Destino</w:t>
      </w:r>
      <w:r>
        <w:t xml:space="preserve">, D. </w:t>
      </w:r>
      <w:r>
        <w:t>Dardari</w:t>
      </w:r>
      <w:r>
        <w:t xml:space="preserve">, and F. </w:t>
      </w:r>
      <w:r>
        <w:t>Tufvesson</w:t>
      </w:r>
      <w:r>
        <w:t xml:space="preserve">, “5G mmWave positioning for vehicular networks,” </w:t>
      </w:r>
      <w:r>
        <w:rPr>
          <w:i/>
        </w:rPr>
        <w:t xml:space="preserve">IEEE Wireless </w:t>
      </w:r>
      <w:r>
        <w:rPr>
          <w:i/>
        </w:rPr>
        <w:t>Commun</w:t>
      </w:r>
      <w:r>
        <w:rPr>
          <w:i/>
        </w:rPr>
        <w:t>.</w:t>
      </w:r>
      <w:r>
        <w:t>, vol. 24, no. 6, pp. 80–86, Dec. 2017.</w:t>
      </w:r>
    </w:p>
    <w:p w:rsidR="00AB14FD" w14:paraId="67CA2E8D" w14:textId="77777777">
      <w:pPr>
        <w:numPr>
          <w:ilvl w:val="0"/>
          <w:numId w:val="1"/>
        </w:numPr>
        <w:ind w:hanging="531"/>
      </w:pPr>
      <w:r>
        <w:t xml:space="preserve">Z. </w:t>
      </w:r>
      <w:r>
        <w:t>Hajiakhondi-Meybodi</w:t>
      </w:r>
      <w:r>
        <w:t xml:space="preserve">, M. </w:t>
      </w:r>
      <w:r>
        <w:t>Salimibeni</w:t>
      </w:r>
      <w:r>
        <w:t xml:space="preserve">, K. N. </w:t>
      </w:r>
      <w:r>
        <w:t>Plataniotis</w:t>
      </w:r>
      <w:r>
        <w:t xml:space="preserve">, and A. Mohammadi, “Bluetooth low </w:t>
      </w:r>
      <w:r>
        <w:t>energybased</w:t>
      </w:r>
      <w:r>
        <w:t xml:space="preserve"> angle of arrival estimation via switch antenna array for indoor localization,” in </w:t>
      </w:r>
      <w:r>
        <w:rPr>
          <w:i/>
        </w:rPr>
        <w:t>Proc. IEEE FUSION</w:t>
      </w:r>
      <w:r>
        <w:t>, Rustenburg, South Africa, Jul. 2020, pp. 1–6.</w:t>
      </w:r>
    </w:p>
    <w:p w:rsidR="00AB14FD" w14:paraId="5268CDD5" w14:textId="77777777">
      <w:pPr>
        <w:numPr>
          <w:ilvl w:val="0"/>
          <w:numId w:val="1"/>
        </w:numPr>
        <w:ind w:hanging="531"/>
      </w:pPr>
      <w:r>
        <w:t xml:space="preserve">J. W. Smith, M. E. Yanik, and M. Torlak, “Nearfield MIMO-ISAR millimeter-wave imaging,” in </w:t>
      </w:r>
      <w:r>
        <w:rPr>
          <w:i/>
        </w:rPr>
        <w:t xml:space="preserve">Proc. IEEE </w:t>
      </w:r>
      <w:r>
        <w:rPr>
          <w:i/>
        </w:rPr>
        <w:t>RadarConf</w:t>
      </w:r>
      <w:r>
        <w:t xml:space="preserve">, </w:t>
      </w:r>
      <w:r>
        <w:t>Florance</w:t>
      </w:r>
      <w:r>
        <w:t>, Italy, Sep. 2020, pp. 1–6.</w:t>
      </w:r>
    </w:p>
    <w:p w:rsidR="00AB14FD" w14:paraId="19AD52D3" w14:textId="77777777">
      <w:pPr>
        <w:numPr>
          <w:ilvl w:val="0"/>
          <w:numId w:val="1"/>
        </w:numPr>
        <w:ind w:hanging="531"/>
      </w:pPr>
      <w:r>
        <w:t xml:space="preserve">M. E. Yanik and M. Torlak, “Near-field MIMO-SAR millimeter-wave imaging with sparsely sampled aperture data,” </w:t>
      </w:r>
      <w:r>
        <w:rPr>
          <w:i/>
        </w:rPr>
        <w:t>IEEE Access</w:t>
      </w:r>
      <w:r>
        <w:t>, vol. 7, pp. 31801–31819, Mar. 2019.</w:t>
      </w:r>
    </w:p>
    <w:p w:rsidR="00AB14FD" w14:paraId="294F3874" w14:textId="77777777">
      <w:pPr>
        <w:numPr>
          <w:ilvl w:val="0"/>
          <w:numId w:val="1"/>
        </w:numPr>
        <w:ind w:hanging="531"/>
      </w:pPr>
      <w:r>
        <w:t xml:space="preserve">M. E. Yanik, D. Wang, and M. Torlak, “3-D MIMOSAR imaging using multi-chip cascaded </w:t>
      </w:r>
      <w:r>
        <w:t>millimeterwave</w:t>
      </w:r>
      <w:r>
        <w:t xml:space="preserve"> sensors,” in </w:t>
      </w:r>
      <w:r>
        <w:rPr>
          <w:i/>
        </w:rPr>
        <w:t xml:space="preserve">Proc. IEEE </w:t>
      </w:r>
      <w:r>
        <w:rPr>
          <w:i/>
        </w:rPr>
        <w:t>GlobalSIP</w:t>
      </w:r>
      <w:r>
        <w:t>, Ottawa, ON, Canada, Nov. 2019, pp. 1–5.</w:t>
      </w:r>
    </w:p>
    <w:p w:rsidR="00AB14FD" w14:paraId="5F357EC6" w14:textId="77777777">
      <w:pPr>
        <w:numPr>
          <w:ilvl w:val="0"/>
          <w:numId w:val="1"/>
        </w:numPr>
        <w:ind w:hanging="531"/>
      </w:pPr>
      <w:r>
        <w:t xml:space="preserve">J. M. Lopez-Sanchez and J. </w:t>
      </w:r>
      <w:r>
        <w:t>Fortuny</w:t>
      </w:r>
      <w:r>
        <w:t xml:space="preserve">-Guasch, “3D </w:t>
      </w:r>
      <w:r>
        <w:t>radar</w:t>
      </w:r>
      <w:r>
        <w:t xml:space="preserve"> imaging using range migration techniques,” </w:t>
      </w:r>
      <w:r>
        <w:rPr>
          <w:i/>
        </w:rPr>
        <w:t xml:space="preserve">IEEE Trans. Antennas </w:t>
      </w:r>
      <w:r>
        <w:rPr>
          <w:i/>
        </w:rPr>
        <w:t>Propag</w:t>
      </w:r>
      <w:r>
        <w:rPr>
          <w:i/>
        </w:rPr>
        <w:t>.</w:t>
      </w:r>
      <w:r>
        <w:t>, vol. 48, no. 5, pp. 728– 737, May 2000.</w:t>
      </w:r>
    </w:p>
    <w:p w:rsidR="00AB14FD" w14:paraId="224D5A75" w14:textId="77777777">
      <w:pPr>
        <w:numPr>
          <w:ilvl w:val="0"/>
          <w:numId w:val="1"/>
        </w:numPr>
        <w:ind w:hanging="531"/>
      </w:pPr>
      <w:r>
        <w:t xml:space="preserve">M. E. Yanik, D. Wang, and M. Torlak, “Development and demonstration of MIMO-SAR mmWave imaging </w:t>
      </w:r>
      <w:r>
        <w:t xml:space="preserve">testbeds,” </w:t>
      </w:r>
      <w:r>
        <w:rPr>
          <w:i/>
        </w:rPr>
        <w:t>IEEE Access</w:t>
      </w:r>
      <w:r>
        <w:t>, vol. 8, pp. 126019–126038, Jul. 2020.</w:t>
      </w:r>
    </w:p>
    <w:p w:rsidR="00AB14FD" w14:paraId="0C93FCE5" w14:textId="77777777">
      <w:pPr>
        <w:numPr>
          <w:ilvl w:val="0"/>
          <w:numId w:val="1"/>
        </w:numPr>
        <w:ind w:hanging="531"/>
      </w:pPr>
      <w:r>
        <w:t xml:space="preserve">C. F. Baumgartner, K. </w:t>
      </w:r>
      <w:r>
        <w:t>Kamnitsas</w:t>
      </w:r>
      <w:r>
        <w:t xml:space="preserve">, J. Matthew, </w:t>
      </w:r>
      <w:r>
        <w:rPr>
          <w:i/>
        </w:rPr>
        <w:t>et al.</w:t>
      </w:r>
      <w:r>
        <w:t>, “</w:t>
      </w:r>
      <w:r>
        <w:t>SonoNet</w:t>
      </w:r>
      <w:r>
        <w:t xml:space="preserve">: Real-time detection and </w:t>
      </w:r>
      <w:r>
        <w:t>localisation</w:t>
      </w:r>
      <w:r>
        <w:t xml:space="preserve"> of fetal standard scan planes in freehand ultrasound,” </w:t>
      </w:r>
      <w:r>
        <w:rPr>
          <w:i/>
        </w:rPr>
        <w:t>IEEE Trans. Medical Imaging</w:t>
      </w:r>
      <w:r>
        <w:t>, vol. 36, no. 11, pp. 2204– 2215, Jul. 2017.</w:t>
      </w:r>
    </w:p>
    <w:p w:rsidR="00AB14FD" w14:paraId="24598E1F" w14:textId="77777777">
      <w:pPr>
        <w:numPr>
          <w:ilvl w:val="0"/>
          <w:numId w:val="1"/>
        </w:numPr>
        <w:ind w:hanging="531"/>
      </w:pPr>
      <w:r>
        <w:t xml:space="preserve">J. Blackall, G. Penney, A. King, and D. Hawkes, “Alignment of sparse freehand 3-D ultrasound with preoperative images of the liver using models of respiratory motion and deformation,” </w:t>
      </w:r>
      <w:r>
        <w:rPr>
          <w:i/>
        </w:rPr>
        <w:t>IEEE Trans. Medical Imaging</w:t>
      </w:r>
      <w:r>
        <w:t>, vol. 24, no. 11, pp. 1405–1416, Oct. 2005.</w:t>
      </w:r>
    </w:p>
    <w:p w:rsidR="00AB14FD" w14:paraId="1AAE0631" w14:textId="77777777">
      <w:pPr>
        <w:numPr>
          <w:ilvl w:val="0"/>
          <w:numId w:val="1"/>
        </w:numPr>
        <w:ind w:hanging="531"/>
      </w:pPr>
      <w:r>
        <w:t xml:space="preserve">M. W. Gilbertson and B. W. Anthony, “Force and position control system for freehand ultrasound,” </w:t>
      </w:r>
      <w:r>
        <w:rPr>
          <w:i/>
        </w:rPr>
        <w:t>IEEE Trans. Robotics</w:t>
      </w:r>
      <w:r>
        <w:t>, vol. 31, no. 4, pp. 835–849, Jun. 2015.</w:t>
      </w:r>
    </w:p>
    <w:p w:rsidR="00AB14FD" w14:paraId="213051DB" w14:textId="77777777">
      <w:pPr>
        <w:numPr>
          <w:ilvl w:val="0"/>
          <w:numId w:val="1"/>
        </w:numPr>
        <w:ind w:hanging="531"/>
      </w:pPr>
      <w:r>
        <w:t>J. W. Smith and M. Torlak, “</w:t>
      </w:r>
      <w:r>
        <w:t>Terhertz</w:t>
      </w:r>
      <w:r>
        <w:t xml:space="preserve"> imaging toolbox with interactive user interface,” </w:t>
      </w:r>
      <w:r>
        <w:rPr>
          <w:i/>
        </w:rPr>
        <w:t>unpublished</w:t>
      </w:r>
      <w:r>
        <w:t>, 2022.</w:t>
      </w:r>
    </w:p>
    <w:p w:rsidR="00AB14FD" w14:paraId="55C1000B" w14:textId="77777777">
      <w:pPr>
        <w:numPr>
          <w:ilvl w:val="0"/>
          <w:numId w:val="1"/>
        </w:numPr>
        <w:ind w:hanging="531"/>
      </w:pPr>
      <w:r>
        <w:t xml:space="preserve">X. Zeng, Y. Ma, Z. Li, J. Wu, and J. Yang, “A near-field fast time-frequency joint 3-D imaging algorithm based on aperture linearization,” in </w:t>
      </w:r>
      <w:r>
        <w:rPr>
          <w:i/>
        </w:rPr>
        <w:t>Proc. IEEE IGARSS</w:t>
      </w:r>
      <w:r>
        <w:t>, Brussels, Belgium, Oct. 2021, pp. 5163– 5166.</w:t>
      </w:r>
    </w:p>
    <w:p w:rsidR="00AB14FD" w14:paraId="682B9CC1" w14:textId="77777777">
      <w:pPr>
        <w:numPr>
          <w:ilvl w:val="0"/>
          <w:numId w:val="1"/>
        </w:numPr>
        <w:ind w:hanging="531"/>
      </w:pPr>
      <w:r>
        <w:t xml:space="preserve">M. Garcia-Fernandez, Y. Alvarez-Lopez, and F. L. Heras, “3D-SAR processing of UAV-mounted GPR measurements: Dealing with non-uniform sampling,” in </w:t>
      </w:r>
      <w:r>
        <w:rPr>
          <w:i/>
        </w:rPr>
        <w:t xml:space="preserve">Proc. IEEE </w:t>
      </w:r>
      <w:r>
        <w:rPr>
          <w:i/>
        </w:rPr>
        <w:t>EuCAP</w:t>
      </w:r>
      <w:r>
        <w:t>, Copenhagen, Denmark, Aug. 2020, pp. 1–5.</w:t>
      </w:r>
    </w:p>
    <w:p w:rsidR="00AB14FD" w14:paraId="6C29947E" w14:textId="77777777">
      <w:pPr>
        <w:numPr>
          <w:ilvl w:val="0"/>
          <w:numId w:val="1"/>
        </w:numPr>
        <w:ind w:hanging="531"/>
      </w:pPr>
      <w:r>
        <w:t>B. Wu, G. Álvarez-</w:t>
      </w:r>
      <w:r>
        <w:t>Narciandi</w:t>
      </w:r>
      <w:r>
        <w:t xml:space="preserve">, and J. </w:t>
      </w:r>
      <w:r>
        <w:t>Laviada</w:t>
      </w:r>
      <w:r>
        <w:t xml:space="preserve">, “Multilayered circular dielectric structure SAR imaging using time-reversal compressed sensing algorithms based on nonuniform measurement,” </w:t>
      </w:r>
      <w:r>
        <w:rPr>
          <w:i/>
        </w:rPr>
        <w:t xml:space="preserve">IEEE Antennas Wireless </w:t>
      </w:r>
      <w:r>
        <w:rPr>
          <w:i/>
        </w:rPr>
        <w:t>Propag</w:t>
      </w:r>
      <w:r>
        <w:rPr>
          <w:i/>
        </w:rPr>
        <w:t>. Lett.</w:t>
      </w:r>
      <w:r>
        <w:t>, vol. 19, no. 9, pp. 1491–1495, Jul. 2020.</w:t>
      </w:r>
    </w:p>
    <w:p w:rsidR="00AB14FD" w14:paraId="123293B2" w14:textId="77777777">
      <w:pPr>
        <w:numPr>
          <w:ilvl w:val="0"/>
          <w:numId w:val="1"/>
        </w:numPr>
        <w:ind w:hanging="531"/>
      </w:pPr>
      <w:r>
        <w:t xml:space="preserve">T. Kan, G. Xin, L. </w:t>
      </w:r>
      <w:r>
        <w:t>Xiaowei</w:t>
      </w:r>
      <w:r>
        <w:t xml:space="preserve">, and L. Zhongshan, “Implementation of real-time automotive SAR imaging,” in </w:t>
      </w:r>
      <w:r>
        <w:rPr>
          <w:i/>
        </w:rPr>
        <w:t>Proc. IEEE SAM</w:t>
      </w:r>
      <w:r>
        <w:t>, Hangzhou, China, Jun. 2020, pp. 1–4.</w:t>
      </w:r>
    </w:p>
    <w:p w:rsidR="00AB14FD" w14:paraId="3958D920" w14:textId="77777777">
      <w:pPr>
        <w:numPr>
          <w:ilvl w:val="0"/>
          <w:numId w:val="1"/>
        </w:numPr>
        <w:ind w:hanging="531"/>
      </w:pPr>
      <w:r>
        <w:t xml:space="preserve">D. M. Sheen, D. L. </w:t>
      </w:r>
      <w:r>
        <w:t>McMakin</w:t>
      </w:r>
      <w:r>
        <w:t>, and T. E. Hall,</w:t>
      </w:r>
    </w:p>
    <w:p w:rsidR="00AB14FD" w14:paraId="208E62B7" w14:textId="77777777">
      <w:pPr>
        <w:ind w:left="541"/>
      </w:pPr>
      <w:r>
        <w:t xml:space="preserve">“Three-dimensional millimeter-wave imaging for concealed weapon detection,” </w:t>
      </w:r>
      <w:r>
        <w:rPr>
          <w:i/>
        </w:rPr>
        <w:t xml:space="preserve">IEEE Trans. </w:t>
      </w:r>
      <w:r>
        <w:rPr>
          <w:i/>
        </w:rPr>
        <w:t>Microw</w:t>
      </w:r>
      <w:r>
        <w:rPr>
          <w:i/>
        </w:rPr>
        <w:t xml:space="preserve">. Theory </w:t>
      </w:r>
      <w:r>
        <w:rPr>
          <w:i/>
        </w:rPr>
        <w:t>Techn</w:t>
      </w:r>
      <w:r>
        <w:rPr>
          <w:i/>
        </w:rPr>
        <w:t>.</w:t>
      </w:r>
      <w:r>
        <w:t>, vol. 49, no. 9, pp. 1581–1592, Sep. 2001.</w:t>
      </w:r>
    </w:p>
    <w:p w:rsidR="00AB14FD" w14:paraId="116DC1E7" w14:textId="77777777">
      <w:pPr>
        <w:numPr>
          <w:ilvl w:val="0"/>
          <w:numId w:val="1"/>
        </w:numPr>
        <w:ind w:hanging="531"/>
      </w:pPr>
      <w:r>
        <w:t xml:space="preserve">J. Gao, Y. Qin, B. Deng, H. Wang, and X. Li, “Novel efficient 3D short-range imaging algorithms for a scanning 1D-MIMO array,” </w:t>
      </w:r>
      <w:r>
        <w:rPr>
          <w:i/>
        </w:rPr>
        <w:t>IEEE Trans. Image Process.</w:t>
      </w:r>
      <w:r>
        <w:t>, vol. 27, no. 7, pp. 3631–3643, Apr. 2018.</w:t>
      </w:r>
    </w:p>
    <w:p w:rsidR="00AB14FD" w14:paraId="3AB46FF8" w14:textId="77777777">
      <w:pPr>
        <w:numPr>
          <w:ilvl w:val="0"/>
          <w:numId w:val="1"/>
        </w:numPr>
        <w:ind w:hanging="531"/>
      </w:pPr>
      <w:r>
        <w:t xml:space="preserve">B. Fan, J. Gao, H. Li, Z. Jiang, and Y. He, “Nearfield 3D SAR imaging using a scanning linear MIMO array with arbitrary topologies,” </w:t>
      </w:r>
      <w:r>
        <w:rPr>
          <w:i/>
        </w:rPr>
        <w:t>IEEE Access</w:t>
      </w:r>
      <w:r>
        <w:t>, vol. 8, pp. 6782–6791, Dec. 2019.</w:t>
      </w:r>
    </w:p>
    <w:p w:rsidR="00AB14FD" w14:paraId="373847A6" w14:textId="77777777">
      <w:pPr>
        <w:numPr>
          <w:ilvl w:val="0"/>
          <w:numId w:val="1"/>
        </w:numPr>
        <w:ind w:hanging="531"/>
      </w:pPr>
      <w:r>
        <w:t xml:space="preserve">J. Gao, B. Deng, Y. Qin, H. Wang, and X. Li, “Efficient terahertz wide-angle NUFFT-based inverse synthetic aperture imaging considering spherical wavefront,” </w:t>
      </w:r>
      <w:r>
        <w:rPr>
          <w:i/>
        </w:rPr>
        <w:t>Sensors</w:t>
      </w:r>
      <w:r>
        <w:t>, vol. 16, no. 12, p. 2120, Dec. 2016.</w:t>
      </w:r>
    </w:p>
    <w:p w:rsidR="00AB14FD" w14:paraId="05217AE2" w14:textId="77777777">
      <w:pPr>
        <w:numPr>
          <w:ilvl w:val="0"/>
          <w:numId w:val="1"/>
        </w:numPr>
        <w:spacing w:after="24" w:line="240" w:lineRule="auto"/>
        <w:ind w:hanging="531"/>
      </w:pPr>
      <w:r>
        <w:t xml:space="preserve">R. K. </w:t>
      </w:r>
      <w:r>
        <w:t>Amineh</w:t>
      </w:r>
      <w:r>
        <w:t xml:space="preserve">, N. K. </w:t>
      </w:r>
      <w:r>
        <w:t>Nikolova</w:t>
      </w:r>
      <w:r>
        <w:t xml:space="preserve">, and M. </w:t>
      </w:r>
      <w:r>
        <w:t>Ravan</w:t>
      </w:r>
      <w:r>
        <w:t xml:space="preserve">, </w:t>
      </w:r>
      <w:r>
        <w:rPr>
          <w:i/>
        </w:rPr>
        <w:t>RealTime</w:t>
      </w:r>
      <w:r>
        <w:rPr>
          <w:i/>
        </w:rPr>
        <w:t xml:space="preserve"> Three-Dimensional Imaging of Dielectric Bodies Using Microwave/Millimeter Wave Holography</w:t>
      </w:r>
      <w:r>
        <w:t>. John Wiley &amp; Sons, 2019.</w:t>
      </w:r>
    </w:p>
    <w:p w:rsidR="00AB14FD" w14:paraId="7073DFD4" w14:textId="77777777">
      <w:pPr>
        <w:numPr>
          <w:ilvl w:val="0"/>
          <w:numId w:val="1"/>
        </w:numPr>
        <w:ind w:hanging="531"/>
      </w:pPr>
      <w:r>
        <w:t xml:space="preserve">J. H. G. Ender and J. </w:t>
      </w:r>
      <w:r>
        <w:t>Klare</w:t>
      </w:r>
      <w:r>
        <w:t xml:space="preserve">, “System architectures and algorithms for radar imaging by MIMO-SAR,” in </w:t>
      </w:r>
      <w:r>
        <w:rPr>
          <w:i/>
        </w:rPr>
        <w:t xml:space="preserve">Proc. IEEE </w:t>
      </w:r>
      <w:r>
        <w:rPr>
          <w:i/>
        </w:rPr>
        <w:t>RadarConf</w:t>
      </w:r>
      <w:r>
        <w:t>, Pasadena, CA, USA, May 2009, pp. 1–6.</w:t>
      </w:r>
    </w:p>
    <w:p w:rsidR="00AB14FD" w14:paraId="285EBCE8" w14:textId="77777777">
      <w:pPr>
        <w:numPr>
          <w:ilvl w:val="0"/>
          <w:numId w:val="1"/>
        </w:numPr>
        <w:ind w:hanging="531"/>
      </w:pPr>
      <w:r>
        <w:t xml:space="preserve">F. </w:t>
      </w:r>
      <w:r>
        <w:t>Roos</w:t>
      </w:r>
      <w:r>
        <w:t xml:space="preserve">, J. </w:t>
      </w:r>
      <w:r>
        <w:t>Bechter</w:t>
      </w:r>
      <w:r>
        <w:t xml:space="preserve">, C. </w:t>
      </w:r>
      <w:r>
        <w:t>Knill</w:t>
      </w:r>
      <w:r>
        <w:t xml:space="preserve">, B. Schweizer, and C. </w:t>
      </w:r>
      <w:r>
        <w:t>Waldschmidt</w:t>
      </w:r>
      <w:r>
        <w:t>, “Radar sensors for autonomous driving: Modulation schemes and interference mitigation,”</w:t>
      </w:r>
    </w:p>
    <w:p w:rsidR="00AB14FD" w14:paraId="5581D18B" w14:textId="77777777">
      <w:pPr>
        <w:ind w:left="541"/>
      </w:pPr>
      <w:r>
        <w:rPr>
          <w:i/>
        </w:rPr>
        <w:t xml:space="preserve">IEEE </w:t>
      </w:r>
      <w:r>
        <w:rPr>
          <w:i/>
        </w:rPr>
        <w:t>Microw</w:t>
      </w:r>
      <w:r>
        <w:rPr>
          <w:i/>
        </w:rPr>
        <w:t>. Mag.</w:t>
      </w:r>
      <w:r>
        <w:t>, vol. 20, no. 9, pp. 58–72, Aug. 2019.</w:t>
      </w:r>
    </w:p>
    <w:p w:rsidR="00AB14FD" w14:paraId="7050A35A" w14:textId="77777777">
      <w:pPr>
        <w:numPr>
          <w:ilvl w:val="0"/>
          <w:numId w:val="1"/>
        </w:numPr>
        <w:ind w:hanging="531"/>
      </w:pPr>
      <w:r>
        <w:t xml:space="preserve">J. Wang, P. </w:t>
      </w:r>
      <w:r>
        <w:t>Aubry</w:t>
      </w:r>
      <w:r>
        <w:t xml:space="preserve">, and A. </w:t>
      </w:r>
      <w:r>
        <w:t>Yarovoy</w:t>
      </w:r>
      <w:r>
        <w:t xml:space="preserve">, “3-D shortrange imaging with irregular MIMO arrays using NUFFT-based range migration algorithm,” </w:t>
      </w:r>
      <w:r>
        <w:rPr>
          <w:i/>
        </w:rPr>
        <w:t xml:space="preserve">IEEE Trans. </w:t>
      </w:r>
      <w:r>
        <w:rPr>
          <w:i/>
        </w:rPr>
        <w:t>Geosci</w:t>
      </w:r>
      <w:r>
        <w:rPr>
          <w:i/>
        </w:rPr>
        <w:t>. Remote Sens.</w:t>
      </w:r>
      <w:r>
        <w:t>, vol. 58, no. 7, pp. 4730– 4742, Jan. 2020.</w:t>
      </w:r>
    </w:p>
    <w:p w:rsidR="00AB14FD" w14:paraId="60979613" w14:textId="77777777">
      <w:pPr>
        <w:numPr>
          <w:ilvl w:val="0"/>
          <w:numId w:val="1"/>
        </w:numPr>
        <w:ind w:hanging="531"/>
      </w:pPr>
      <w:r>
        <w:t xml:space="preserve">L. Greengard and J.-Y. Lee, “Accelerating the nonuniform fast Fourier transform,” </w:t>
      </w:r>
      <w:r>
        <w:rPr>
          <w:i/>
        </w:rPr>
        <w:t>SIAM Rev.</w:t>
      </w:r>
      <w:r>
        <w:t>, vol. 46, no. 3, pp. 443–454, Aug. 2006.</w:t>
      </w:r>
    </w:p>
    <w:p w:rsidR="00AB14FD" w14:paraId="326543C6" w14:textId="77777777">
      <w:pPr>
        <w:numPr>
          <w:ilvl w:val="0"/>
          <w:numId w:val="1"/>
        </w:numPr>
        <w:ind w:hanging="531"/>
      </w:pPr>
      <w:r>
        <w:t xml:space="preserve">D. Sheen, D. </w:t>
      </w:r>
      <w:r>
        <w:t>McMakin</w:t>
      </w:r>
      <w:r>
        <w:t xml:space="preserve">, and T. Hall, “Near-field </w:t>
      </w:r>
      <w:r>
        <w:t>threedimensional</w:t>
      </w:r>
      <w:r>
        <w:t xml:space="preserve"> radar imaging techniques and applications,” </w:t>
      </w:r>
      <w:r>
        <w:rPr>
          <w:i/>
        </w:rPr>
        <w:t>Appl. Opt.</w:t>
      </w:r>
      <w:r>
        <w:t>, vol. 49, no. 19, E83–E93, Jun. 2010.</w:t>
      </w:r>
    </w:p>
    <w:p w:rsidR="00AB14FD" w14:paraId="71E5D9D8" w14:textId="77777777">
      <w:pPr>
        <w:numPr>
          <w:ilvl w:val="0"/>
          <w:numId w:val="1"/>
        </w:numPr>
        <w:spacing w:after="898"/>
        <w:ind w:hanging="531"/>
      </w:pPr>
      <w:r>
        <w:t xml:space="preserve">T. Zhang and X.-G. Xia, “OFDM synthetic aperture radar imaging with sufficient cyclic prefix,” </w:t>
      </w:r>
      <w:r>
        <w:rPr>
          <w:i/>
        </w:rPr>
        <w:t xml:space="preserve">IEEE Trans. </w:t>
      </w:r>
      <w:r>
        <w:rPr>
          <w:i/>
        </w:rPr>
        <w:t>Geosci</w:t>
      </w:r>
      <w:r>
        <w:rPr>
          <w:i/>
        </w:rPr>
        <w:t>. Remote Sens.</w:t>
      </w:r>
      <w:r>
        <w:t>, vol. 53, no. 1, pp. 394– 404, Jan. 2015.</w:t>
      </w:r>
    </w:p>
    <w:p w:rsidR="00AB14FD" w14:paraId="19E32849" w14:textId="77777777">
      <w:pPr>
        <w:spacing w:after="4"/>
      </w:pPr>
      <w:r>
        <w:rPr>
          <w:noProof/>
        </w:rPr>
        <w:drawing>
          <wp:anchor distT="0" distB="0" distL="114300" distR="114300" simplePos="0" relativeHeight="251665408" behindDoc="0" locked="0" layoutInCell="1" allowOverlap="0">
            <wp:simplePos x="0" y="0"/>
            <wp:positionH relativeFrom="column">
              <wp:posOffset>1</wp:posOffset>
            </wp:positionH>
            <wp:positionV relativeFrom="paragraph">
              <wp:posOffset>169001</wp:posOffset>
            </wp:positionV>
            <wp:extent cx="914410" cy="813457"/>
            <wp:effectExtent l="0" t="0" r="0" b="0"/>
            <wp:wrapSquare wrapText="bothSides"/>
            <wp:docPr id="4064" name="Picture 4064"/>
            <wp:cNvGraphicFramePr/>
            <a:graphic xmlns:a="http://schemas.openxmlformats.org/drawingml/2006/main">
              <a:graphicData uri="http://schemas.openxmlformats.org/drawingml/2006/picture">
                <pic:pic xmlns:pic="http://schemas.openxmlformats.org/drawingml/2006/picture">
                  <pic:nvPicPr>
                    <pic:cNvPr id="88647790" name="Picture 4064"/>
                    <pic:cNvPicPr/>
                  </pic:nvPicPr>
                  <pic:blipFill>
                    <a:blip xmlns:r="http://schemas.openxmlformats.org/officeDocument/2006/relationships" r:embed="rId72"/>
                    <a:stretch>
                      <a:fillRect/>
                    </a:stretch>
                  </pic:blipFill>
                  <pic:spPr>
                    <a:xfrm>
                      <a:off x="0" y="0"/>
                      <a:ext cx="914410" cy="813457"/>
                    </a:xfrm>
                    <a:prstGeom prst="rect">
                      <a:avLst/>
                    </a:prstGeom>
                  </pic:spPr>
                </pic:pic>
              </a:graphicData>
            </a:graphic>
          </wp:anchor>
        </w:drawing>
      </w:r>
      <w:r>
        <w:rPr>
          <w:sz w:val="16"/>
        </w:rPr>
        <w:t>JOSIAH W. SMITH (S’18) was born in Denver, CO, USA in 1997. He received the B.S. degree (</w:t>
      </w:r>
      <w:r>
        <w:rPr>
          <w:i/>
          <w:sz w:val="16"/>
        </w:rPr>
        <w:t>summa cum laude</w:t>
      </w:r>
      <w:r>
        <w:rPr>
          <w:sz w:val="16"/>
        </w:rPr>
        <w:t xml:space="preserve">) in electrical engineering from The University of Texas at Dallas in 2019, where he is currently pursuing a Ph.D. degree in electrical engineering specializing in communications engineering. He was awarded the Texas Instruments Analog Excellence Graduate Fellowship in August 2019 and the Louis </w:t>
      </w:r>
      <w:r>
        <w:rPr>
          <w:sz w:val="16"/>
        </w:rPr>
        <w:t>Beecherl</w:t>
      </w:r>
      <w:r>
        <w:rPr>
          <w:sz w:val="16"/>
        </w:rPr>
        <w:t>, Jr. Graduate Research Fellowship in August 2021. During</w:t>
      </w:r>
    </w:p>
    <w:p w:rsidR="00AB14FD" w14:paraId="3A8D32E4" w14:textId="77777777">
      <w:pPr>
        <w:spacing w:after="908"/>
      </w:pPr>
      <w:r>
        <w:rPr>
          <w:sz w:val="16"/>
        </w:rPr>
        <w:t>the summer of 2020, he developed real-time human-computer interaction algorithms for mmWave radar with imec-USA. In the summer of 2021, he developed advanced deep learning and data-driven algorithms for user experience enhancement at Apple in the Display Technologies group. His current research interests include hybrid-learning algorithms, new regime radar imaging algorithm development, ultra-wideband radar imaging algorithms, terahertz radar, radar perception, computer vision, deep learning, millimeter-wave sensing, and phased array signal processing.</w:t>
      </w:r>
    </w:p>
    <w:p w:rsidR="00AB14FD" w14:paraId="55E61B69" w14:textId="77777777">
      <w:pPr>
        <w:spacing w:after="4"/>
        <w:ind w:left="94"/>
      </w:pPr>
      <w:r>
        <w:rPr>
          <w:noProof/>
        </w:rPr>
        <w:drawing>
          <wp:anchor distT="0" distB="0" distL="114300" distR="114300" simplePos="0" relativeHeight="251666432" behindDoc="0" locked="0" layoutInCell="1" allowOverlap="0">
            <wp:simplePos x="0" y="0"/>
            <wp:positionH relativeFrom="column">
              <wp:posOffset>53291</wp:posOffset>
            </wp:positionH>
            <wp:positionV relativeFrom="paragraph">
              <wp:posOffset>4028</wp:posOffset>
            </wp:positionV>
            <wp:extent cx="807807" cy="1143047"/>
            <wp:effectExtent l="0" t="0" r="0" b="0"/>
            <wp:wrapSquare wrapText="bothSides"/>
            <wp:docPr id="4087" name="Picture 4087"/>
            <wp:cNvGraphicFramePr/>
            <a:graphic xmlns:a="http://schemas.openxmlformats.org/drawingml/2006/main">
              <a:graphicData uri="http://schemas.openxmlformats.org/drawingml/2006/picture">
                <pic:pic xmlns:pic="http://schemas.openxmlformats.org/drawingml/2006/picture">
                  <pic:nvPicPr>
                    <pic:cNvPr id="567976601" name="Picture 4087"/>
                    <pic:cNvPicPr/>
                  </pic:nvPicPr>
                  <pic:blipFill>
                    <a:blip xmlns:r="http://schemas.openxmlformats.org/officeDocument/2006/relationships" r:embed="rId73"/>
                    <a:stretch>
                      <a:fillRect/>
                    </a:stretch>
                  </pic:blipFill>
                  <pic:spPr>
                    <a:xfrm>
                      <a:off x="0" y="0"/>
                      <a:ext cx="807807" cy="1143047"/>
                    </a:xfrm>
                    <a:prstGeom prst="rect">
                      <a:avLst/>
                    </a:prstGeom>
                  </pic:spPr>
                </pic:pic>
              </a:graphicData>
            </a:graphic>
          </wp:anchor>
        </w:drawing>
      </w:r>
      <w:r>
        <w:rPr>
          <w:sz w:val="16"/>
        </w:rPr>
        <w:t>MURAT TORLAK (SM’04) received the M.S. and Ph.D. degrees in electrical engineering from The University of Texas at Austin, in 1995 and 1999, respectively. Since August 1999, he has been with the Department of Electrical and Computer Engineering, The University of Texas, where he has been promoted to the rank of a Full Professor. He is serving as a Rotating Program Director at the U.S. National Science Foundation (NSF).</w:t>
      </w:r>
    </w:p>
    <w:p w:rsidR="00AB14FD" w14:paraId="77B66907" w14:textId="77777777">
      <w:pPr>
        <w:spacing w:after="0" w:line="259" w:lineRule="auto"/>
        <w:ind w:left="84" w:firstLine="0"/>
        <w:jc w:val="right"/>
      </w:pPr>
      <w:r>
        <w:rPr>
          <w:sz w:val="16"/>
        </w:rPr>
        <w:t>His current research interests include experimental</w:t>
      </w:r>
    </w:p>
    <w:p w:rsidR="00AB14FD" w14:paraId="2BE8223D" w14:textId="77777777">
      <w:pPr>
        <w:spacing w:after="145"/>
        <w:rPr>
          <w:sz w:val="16"/>
        </w:rPr>
      </w:pPr>
      <w:r>
        <w:rPr>
          <w:sz w:val="16"/>
        </w:rPr>
        <w:t xml:space="preserve">verification of wireless networking systems, cognitive radios, </w:t>
      </w:r>
      <w:r>
        <w:rPr>
          <w:sz w:val="16"/>
        </w:rPr>
        <w:t>millimeterwave</w:t>
      </w:r>
      <w:r>
        <w:rPr>
          <w:sz w:val="16"/>
        </w:rPr>
        <w:t xml:space="preserve"> automotive radars, millimeter-wave imaging systems, and interference mitigation in radio telescopes. He was the General Chair of Symposium on Millimeter Wave Imaging and Communications in the 2013 IEEE </w:t>
      </w:r>
      <w:r>
        <w:rPr>
          <w:sz w:val="16"/>
        </w:rPr>
        <w:t>GlobalSIP</w:t>
      </w:r>
      <w:r>
        <w:rPr>
          <w:sz w:val="16"/>
        </w:rPr>
        <w:t xml:space="preserve"> Conference. He has served as an Associate Editor for the IEEE Transactions on Wireless Communications, from 2008 to 2013. He is a Guest </w:t>
      </w:r>
      <w:r>
        <w:rPr>
          <w:sz w:val="16"/>
        </w:rPr>
        <w:t>co-Editor</w:t>
      </w:r>
      <w:r>
        <w:rPr>
          <w:sz w:val="16"/>
        </w:rPr>
        <w:t xml:space="preserve"> of IEEE JSTSP Special Issue on Recent Advances in Automotive Radar Signal Processing, 2021.</w:t>
      </w:r>
    </w:p>
    <w:p w:rsidR="008412C6" w14:paraId="24467C7B" w14:textId="77777777">
      <w:pPr>
        <w:spacing w:after="145"/>
        <w:rPr>
          <w:sz w:val="16"/>
        </w:rPr>
      </w:pPr>
    </w:p>
    <w:p w:rsidR="008412C6" w14:paraId="2125E078" w14:textId="77777777">
      <w:pPr>
        <w:spacing w:after="145"/>
        <w:rPr>
          <w:sz w:val="16"/>
        </w:rPr>
      </w:pPr>
    </w:p>
    <w:p w:rsidR="008412C6" w14:paraId="2259FF8C" w14:textId="77777777">
      <w:pPr>
        <w:spacing w:after="145"/>
        <w:rPr>
          <w:sz w:val="16"/>
        </w:rPr>
      </w:pPr>
    </w:p>
    <w:p w:rsidR="008412C6" w14:paraId="22FBEC0F" w14:textId="77777777">
      <w:pPr>
        <w:spacing w:after="145"/>
        <w:rPr>
          <w:sz w:val="16"/>
        </w:rPr>
      </w:pPr>
    </w:p>
    <w:p w:rsidR="008412C6" w14:paraId="3560D46B" w14:textId="77777777">
      <w:pPr>
        <w:spacing w:after="145"/>
        <w:rPr>
          <w:sz w:val="16"/>
        </w:rPr>
      </w:pPr>
    </w:p>
    <w:p w:rsidR="008412C6" w14:paraId="4FCDE503" w14:textId="77777777">
      <w:pPr>
        <w:spacing w:after="145"/>
        <w:rPr>
          <w:sz w:val="16"/>
        </w:rPr>
      </w:pPr>
    </w:p>
    <w:p w:rsidR="008412C6" w14:paraId="7000CE5E" w14:textId="77777777">
      <w:pPr>
        <w:spacing w:after="145"/>
        <w:rPr>
          <w:sz w:val="16"/>
        </w:rPr>
      </w:pPr>
    </w:p>
    <w:p w:rsidR="008412C6" w14:paraId="3465C503" w14:textId="77777777">
      <w:pPr>
        <w:spacing w:after="145"/>
        <w:rPr>
          <w:sz w:val="16"/>
        </w:rPr>
      </w:pPr>
    </w:p>
    <w:p w:rsidR="008412C6" w14:paraId="27AEBBC4" w14:textId="77777777">
      <w:pPr>
        <w:spacing w:after="145"/>
        <w:rPr>
          <w:sz w:val="16"/>
        </w:rPr>
      </w:pPr>
    </w:p>
    <w:p w:rsidR="008412C6" w14:paraId="69E1ADC3" w14:textId="77777777">
      <w:pPr>
        <w:spacing w:after="145"/>
        <w:rPr>
          <w:sz w:val="16"/>
        </w:rPr>
      </w:pPr>
    </w:p>
    <w:p w:rsidR="008412C6" w14:paraId="0E0A5596" w14:textId="77777777">
      <w:pPr>
        <w:spacing w:after="145"/>
        <w:rPr>
          <w:sz w:val="16"/>
        </w:rPr>
      </w:pPr>
    </w:p>
    <w:p w:rsidR="008412C6" w14:paraId="4492EE97" w14:textId="77777777">
      <w:pPr>
        <w:spacing w:after="145"/>
        <w:rPr>
          <w:sz w:val="16"/>
        </w:rPr>
      </w:pPr>
    </w:p>
    <w:p w:rsidR="008412C6" w14:paraId="1CE67D99" w14:textId="77777777">
      <w:pPr>
        <w:spacing w:after="145"/>
        <w:rPr>
          <w:sz w:val="16"/>
        </w:rPr>
      </w:pPr>
    </w:p>
    <w:p w:rsidR="008412C6" w14:paraId="62F90726" w14:textId="77777777">
      <w:pPr>
        <w:spacing w:after="145"/>
        <w:rPr>
          <w:sz w:val="16"/>
        </w:rPr>
      </w:pPr>
    </w:p>
    <w:p w:rsidR="008412C6" w14:paraId="7CE1AAD5" w14:textId="77777777">
      <w:pPr>
        <w:spacing w:after="145"/>
        <w:rPr>
          <w:sz w:val="16"/>
        </w:rPr>
      </w:pPr>
    </w:p>
    <w:p w:rsidR="008412C6" w14:paraId="1FB42529" w14:textId="77777777">
      <w:pPr>
        <w:spacing w:after="145"/>
        <w:rPr>
          <w:sz w:val="16"/>
        </w:rPr>
      </w:pPr>
    </w:p>
    <w:p w:rsidR="008412C6" w14:paraId="3B979541" w14:textId="77777777">
      <w:pPr>
        <w:spacing w:after="145"/>
        <w:rPr>
          <w:sz w:val="16"/>
        </w:rPr>
      </w:pPr>
    </w:p>
    <w:p w:rsidR="008412C6" w14:paraId="2912DF37" w14:textId="77777777">
      <w:pPr>
        <w:spacing w:after="145"/>
        <w:rPr>
          <w:sz w:val="16"/>
        </w:rPr>
      </w:pPr>
    </w:p>
    <w:p w:rsidR="008412C6" w14:paraId="1D897774" w14:textId="77777777">
      <w:pPr>
        <w:spacing w:after="145"/>
        <w:rPr>
          <w:sz w:val="16"/>
        </w:rPr>
      </w:pPr>
    </w:p>
    <w:p w:rsidR="008412C6" w14:paraId="6549B46D" w14:textId="77777777">
      <w:pPr>
        <w:spacing w:after="145"/>
        <w:rPr>
          <w:sz w:val="16"/>
        </w:rPr>
      </w:pPr>
    </w:p>
    <w:p w:rsidR="008412C6" w14:paraId="0B64C876" w14:textId="77777777">
      <w:pPr>
        <w:spacing w:after="145"/>
        <w:rPr>
          <w:sz w:val="16"/>
        </w:rPr>
      </w:pPr>
    </w:p>
    <w:p w:rsidR="008412C6" w14:paraId="07E07602" w14:textId="77777777">
      <w:pPr>
        <w:spacing w:after="145"/>
        <w:rPr>
          <w:sz w:val="16"/>
        </w:rPr>
      </w:pPr>
    </w:p>
    <w:p w:rsidR="008412C6" w14:paraId="4E8CB287" w14:textId="77777777">
      <w:pPr>
        <w:spacing w:after="145"/>
        <w:rPr>
          <w:sz w:val="16"/>
        </w:rPr>
      </w:pPr>
    </w:p>
    <w:p w:rsidR="008412C6" w14:paraId="37240BC2" w14:textId="77777777">
      <w:pPr>
        <w:spacing w:after="145"/>
        <w:rPr>
          <w:sz w:val="16"/>
        </w:rPr>
      </w:pPr>
    </w:p>
    <w:p w:rsidR="008412C6" w14:paraId="5037438B" w14:textId="77777777">
      <w:pPr>
        <w:spacing w:after="145"/>
        <w:rPr>
          <w:sz w:val="16"/>
        </w:rPr>
      </w:pPr>
    </w:p>
    <w:p w:rsidR="008412C6" w14:paraId="3C68F5E1" w14:textId="77777777">
      <w:pPr>
        <w:spacing w:after="145"/>
        <w:rPr>
          <w:sz w:val="16"/>
        </w:rPr>
      </w:pPr>
    </w:p>
    <w:p w:rsidR="008412C6" w14:paraId="18FA1F2B" w14:textId="77777777">
      <w:pPr>
        <w:spacing w:after="145"/>
        <w:rPr>
          <w:sz w:val="16"/>
        </w:rPr>
      </w:pPr>
    </w:p>
    <w:p w:rsidR="008412C6" w14:paraId="2EFC166D" w14:textId="77777777">
      <w:pPr>
        <w:spacing w:after="145"/>
        <w:rPr>
          <w:sz w:val="16"/>
        </w:rPr>
      </w:pPr>
    </w:p>
    <w:p w:rsidR="008412C6" w14:paraId="342D6FBD" w14:textId="77777777">
      <w:pPr>
        <w:spacing w:after="145"/>
        <w:rPr>
          <w:sz w:val="16"/>
        </w:rPr>
      </w:pPr>
    </w:p>
    <w:p w:rsidR="008412C6" w14:paraId="691F6477" w14:textId="5CBA9800">
      <w:pPr>
        <w:spacing w:after="145"/>
        <w:rPr>
          <w:sz w:val="16"/>
        </w:rPr>
      </w:pPr>
    </w:p>
    <w:p w:rsidR="008412C6" w14:paraId="56049712" w14:textId="3DAFD3D2">
      <w:pPr>
        <w:spacing w:after="145"/>
        <w:rPr>
          <w:sz w:val="16"/>
        </w:rPr>
      </w:pPr>
    </w:p>
    <w:p w:rsidR="00E26C0B" w:rsidP="00E26C0B" w14:paraId="6958C633" w14:textId="77777777">
      <w:r>
        <w:t xml:space="preserve">Dear </w:t>
      </w:r>
      <w:r w:rsidRPr="00D25CBF">
        <w:t>Dr. Gerardo Di Martino</w:t>
      </w:r>
      <w:r>
        <w:t>,</w:t>
      </w:r>
    </w:p>
    <w:p w:rsidR="00E26C0B" w:rsidP="00E26C0B" w14:paraId="0DB87835" w14:textId="77777777">
      <w:r>
        <w:t xml:space="preserve">Please find attached our manuscript titled “Efficient 3-D Near-Field MIMO-SAR Imaging for Irregular Scanning </w:t>
      </w:r>
      <w:r w:rsidRPr="00CD2256">
        <w:t xml:space="preserve">Geometries,” which we would like to submit for publication as an original research article in your journal, </w:t>
      </w:r>
      <w:r w:rsidRPr="00CD2256">
        <w:rPr>
          <w:i/>
          <w:iCs/>
        </w:rPr>
        <w:t>IEEE Access</w:t>
      </w:r>
      <w:r w:rsidRPr="00CD2256">
        <w:t xml:space="preserve">. Our main contribution is an efficient algorithm for high-resolution near-field MIMO-SAR under irregular SAR geometries. Our analysis employs a novel approach to irregular SAR geometries in the </w:t>
      </w:r>
      <w:r w:rsidRPr="00CD2256">
        <w:t>near-field</w:t>
      </w:r>
      <w:r w:rsidRPr="00CD2256">
        <w:t xml:space="preserve"> to project irregular multistatic synthetic arrays to virtual planar monostatic arrays. For many applications, e.g., drone imaging, freehand imaging, automotive SAR, etc., computational tractable algorithms for required for SAR imaging on irregular scanning geometries. Our novel algorithm offers an efficient solution to near-field irregular MIMO-SAR. This work has not been submitted else</w:t>
      </w:r>
      <w:r>
        <w:t xml:space="preserve">where. </w:t>
      </w:r>
      <w:r w:rsidRPr="0026415F">
        <w:t>Our recent submission with ID Access-202</w:t>
      </w:r>
      <w:r>
        <w:t>1</w:t>
      </w:r>
      <w:r w:rsidRPr="0026415F">
        <w:t>-</w:t>
      </w:r>
      <w:r w:rsidRPr="00C541C7">
        <w:t>38447</w:t>
      </w:r>
      <w:r w:rsidRPr="0026415F">
        <w:t>, was not recommended for publication and we have taken the necessary steps to rectify issues in our paper and comprehensively address the reviewers’ concerns. We have attached a document containing our responses to the reviewers’ comments on our previous submission with noted changes to our manuscript, an updated manuscript with individual changes highlighted, and a clean copy of our final manuscript.</w:t>
      </w:r>
    </w:p>
    <w:p w:rsidR="00E26C0B" w:rsidP="00E26C0B" w14:paraId="78E84F62" w14:textId="77777777">
      <w:r>
        <w:t>We are looking forward to hearing from you.</w:t>
      </w:r>
    </w:p>
    <w:p w:rsidR="00E26C0B" w:rsidP="00E26C0B" w14:paraId="033A6368" w14:textId="77777777">
      <w:r>
        <w:t>Sincerely,</w:t>
      </w:r>
    </w:p>
    <w:p w:rsidR="00E26C0B" w:rsidRPr="003C6D23" w:rsidP="00E26C0B" w14:paraId="7204498C" w14:textId="77777777">
      <w:r>
        <w:t>J. W. Smith and M. Torlak</w:t>
      </w:r>
    </w:p>
    <w:p w:rsidR="00E26C0B" w:rsidRPr="005679FB" w:rsidP="00E26C0B" w14:paraId="2986659E" w14:textId="77777777"/>
    <w:p w:rsidR="00AB14FD" w14:paraId="037638D5" w14:textId="3EB83232">
      <w:pPr>
        <w:spacing w:after="0" w:line="259" w:lineRule="auto"/>
        <w:ind w:left="4543" w:firstLine="0"/>
        <w:jc w:val="left"/>
      </w:pPr>
    </w:p>
    <w:p w:rsidR="00E26C0B" w14:paraId="1E226280" w14:textId="77777777">
      <w:pPr>
        <w:spacing w:after="0" w:line="259" w:lineRule="auto"/>
        <w:ind w:left="4543" w:firstLine="0"/>
        <w:jc w:val="left"/>
      </w:pPr>
    </w:p>
    <w:p w:rsidR="00E26C0B" w14:paraId="5E432C6D" w14:textId="77777777">
      <w:pPr>
        <w:spacing w:after="0" w:line="259" w:lineRule="auto"/>
        <w:ind w:left="4543" w:firstLine="0"/>
        <w:jc w:val="left"/>
      </w:pPr>
    </w:p>
    <w:p w:rsidR="00E26C0B" w14:paraId="392A4B01" w14:textId="77777777">
      <w:pPr>
        <w:spacing w:after="0" w:line="259" w:lineRule="auto"/>
        <w:ind w:left="4543" w:firstLine="0"/>
        <w:jc w:val="left"/>
      </w:pPr>
    </w:p>
    <w:p w:rsidR="00E26C0B" w14:paraId="6DC05B4B" w14:textId="77777777">
      <w:pPr>
        <w:spacing w:after="0" w:line="259" w:lineRule="auto"/>
        <w:ind w:left="4543" w:firstLine="0"/>
        <w:jc w:val="left"/>
      </w:pPr>
    </w:p>
    <w:p w:rsidR="00E26C0B" w14:paraId="1CFD6E76" w14:textId="77777777">
      <w:pPr>
        <w:spacing w:after="0" w:line="259" w:lineRule="auto"/>
        <w:ind w:left="4543" w:firstLine="0"/>
        <w:jc w:val="left"/>
      </w:pPr>
    </w:p>
    <w:p w:rsidR="00E26C0B" w14:paraId="66B01BD6" w14:textId="77777777">
      <w:pPr>
        <w:spacing w:after="0" w:line="259" w:lineRule="auto"/>
        <w:ind w:left="4543" w:firstLine="0"/>
        <w:jc w:val="left"/>
      </w:pPr>
    </w:p>
    <w:p w:rsidR="00E26C0B" w14:paraId="733961DE" w14:textId="77777777">
      <w:pPr>
        <w:spacing w:after="0" w:line="259" w:lineRule="auto"/>
        <w:ind w:left="4543" w:firstLine="0"/>
        <w:jc w:val="left"/>
      </w:pPr>
    </w:p>
    <w:p w:rsidR="00E26C0B" w14:paraId="0DDAED38" w14:textId="77777777">
      <w:pPr>
        <w:spacing w:after="0" w:line="259" w:lineRule="auto"/>
        <w:ind w:left="4543" w:firstLine="0"/>
        <w:jc w:val="left"/>
      </w:pPr>
    </w:p>
    <w:p w:rsidR="00E26C0B" w14:paraId="667ECC95" w14:textId="77777777">
      <w:pPr>
        <w:spacing w:after="0" w:line="259" w:lineRule="auto"/>
        <w:ind w:left="4543" w:firstLine="0"/>
        <w:jc w:val="left"/>
      </w:pPr>
    </w:p>
    <w:p w:rsidR="00E26C0B" w14:paraId="7C722280" w14:textId="77777777">
      <w:pPr>
        <w:spacing w:after="0" w:line="259" w:lineRule="auto"/>
        <w:ind w:left="4543" w:firstLine="0"/>
        <w:jc w:val="left"/>
      </w:pPr>
    </w:p>
    <w:p w:rsidR="00E26C0B" w14:paraId="1288BCF8" w14:textId="77777777">
      <w:pPr>
        <w:spacing w:after="0" w:line="259" w:lineRule="auto"/>
        <w:ind w:left="4543" w:firstLine="0"/>
        <w:jc w:val="left"/>
      </w:pPr>
    </w:p>
    <w:p w:rsidR="00E26C0B" w14:paraId="29212199" w14:textId="77777777">
      <w:pPr>
        <w:spacing w:after="0" w:line="259" w:lineRule="auto"/>
        <w:ind w:left="4543" w:firstLine="0"/>
        <w:jc w:val="left"/>
      </w:pPr>
    </w:p>
    <w:p w:rsidR="00E26C0B" w14:paraId="23D5AE20" w14:textId="77777777">
      <w:pPr>
        <w:spacing w:after="0" w:line="259" w:lineRule="auto"/>
        <w:ind w:left="4543" w:firstLine="0"/>
        <w:jc w:val="left"/>
      </w:pPr>
    </w:p>
    <w:p w:rsidR="00E26C0B" w14:paraId="44E53A0A" w14:textId="77777777">
      <w:pPr>
        <w:spacing w:after="0" w:line="259" w:lineRule="auto"/>
        <w:ind w:left="4543" w:firstLine="0"/>
        <w:jc w:val="left"/>
      </w:pPr>
    </w:p>
    <w:p w:rsidR="00E26C0B" w14:paraId="2CCA7670" w14:textId="77777777">
      <w:pPr>
        <w:spacing w:after="0" w:line="259" w:lineRule="auto"/>
        <w:ind w:left="4543" w:firstLine="0"/>
        <w:jc w:val="left"/>
      </w:pPr>
    </w:p>
    <w:p w:rsidR="00E26C0B" w14:paraId="068D292C" w14:textId="77777777">
      <w:pPr>
        <w:spacing w:after="0" w:line="259" w:lineRule="auto"/>
        <w:ind w:left="4543" w:firstLine="0"/>
        <w:jc w:val="left"/>
      </w:pPr>
    </w:p>
    <w:p w:rsidR="00E26C0B" w14:paraId="3F35095F" w14:textId="77777777">
      <w:pPr>
        <w:spacing w:after="0" w:line="259" w:lineRule="auto"/>
        <w:ind w:left="4543" w:firstLine="0"/>
        <w:jc w:val="left"/>
      </w:pPr>
    </w:p>
    <w:p w:rsidR="00E26C0B" w14:paraId="764AF6B6" w14:textId="77777777">
      <w:pPr>
        <w:spacing w:after="0" w:line="259" w:lineRule="auto"/>
        <w:ind w:left="4543" w:firstLine="0"/>
        <w:jc w:val="left"/>
      </w:pPr>
    </w:p>
    <w:p w:rsidR="001C4A03" w:rsidRPr="007D2AC2" w:rsidP="001C4A03" w14:paraId="7478E61B" w14:textId="77777777">
      <w:pPr>
        <w:rPr>
          <w:rFonts w:asciiTheme="minorHAnsi" w:hAnsiTheme="minorHAnsi" w:cstheme="minorHAnsi"/>
          <w:b/>
          <w:sz w:val="22"/>
        </w:rPr>
      </w:pPr>
      <w:r w:rsidRPr="007D2AC2">
        <w:rPr>
          <w:rFonts w:asciiTheme="minorHAnsi" w:hAnsiTheme="minorHAnsi" w:cstheme="minorHAnsi"/>
          <w:b/>
          <w:sz w:val="22"/>
        </w:rPr>
        <w:t>Original Manuscript ID:</w:t>
      </w:r>
      <w:r w:rsidRPr="007D2AC2">
        <w:rPr>
          <w:rFonts w:asciiTheme="minorHAnsi" w:hAnsiTheme="minorHAnsi" w:cstheme="minorHAnsi"/>
          <w:sz w:val="22"/>
        </w:rPr>
        <w:t xml:space="preserve"> Access-2021-38447</w:t>
      </w:r>
      <w:r w:rsidRPr="007D2AC2">
        <w:rPr>
          <w:rFonts w:asciiTheme="minorHAnsi" w:hAnsiTheme="minorHAnsi" w:cstheme="minorHAnsi"/>
          <w:sz w:val="22"/>
        </w:rPr>
        <w:tab/>
      </w:r>
    </w:p>
    <w:p w:rsidR="001C4A03" w:rsidRPr="007D2AC2" w:rsidP="001C4A03" w14:paraId="5D20A027" w14:textId="77777777">
      <w:pPr>
        <w:rPr>
          <w:rFonts w:asciiTheme="minorHAnsi" w:hAnsiTheme="minorHAnsi" w:cstheme="minorHAnsi"/>
          <w:sz w:val="22"/>
        </w:rPr>
      </w:pPr>
      <w:r w:rsidRPr="007D2AC2">
        <w:rPr>
          <w:rFonts w:asciiTheme="minorHAnsi" w:hAnsiTheme="minorHAnsi" w:cstheme="minorHAnsi"/>
          <w:b/>
          <w:sz w:val="22"/>
        </w:rPr>
        <w:t xml:space="preserve">Original Article Title: </w:t>
      </w:r>
      <w:r w:rsidRPr="007D2AC2">
        <w:rPr>
          <w:rFonts w:asciiTheme="minorHAnsi" w:hAnsiTheme="minorHAnsi" w:cstheme="minorHAnsi"/>
          <w:bCs/>
          <w:sz w:val="22"/>
        </w:rPr>
        <w:t>“Efficient 3-D Near-Field MIMO-SAR Imaging for Irregular Scanning Geometries</w:t>
      </w:r>
      <w:r w:rsidRPr="007D2AC2">
        <w:rPr>
          <w:rFonts w:asciiTheme="minorHAnsi" w:hAnsiTheme="minorHAnsi" w:cstheme="minorHAnsi"/>
          <w:sz w:val="22"/>
        </w:rPr>
        <w:t>”</w:t>
      </w:r>
    </w:p>
    <w:p w:rsidR="001C4A03" w:rsidRPr="007D2AC2" w:rsidP="001C4A03" w14:paraId="47ACEC3B" w14:textId="77777777">
      <w:pPr>
        <w:rPr>
          <w:rFonts w:asciiTheme="minorHAnsi" w:hAnsiTheme="minorHAnsi" w:cstheme="minorHAnsi"/>
          <w:sz w:val="22"/>
        </w:rPr>
      </w:pPr>
    </w:p>
    <w:p w:rsidR="001C4A03" w:rsidRPr="007D2AC2" w:rsidP="001C4A03" w14:paraId="4FEF7B22" w14:textId="77777777">
      <w:pPr>
        <w:rPr>
          <w:rFonts w:asciiTheme="minorHAnsi" w:hAnsiTheme="minorHAnsi" w:cstheme="minorHAnsi"/>
          <w:sz w:val="22"/>
        </w:rPr>
      </w:pPr>
      <w:r w:rsidRPr="007D2AC2">
        <w:rPr>
          <w:rFonts w:asciiTheme="minorHAnsi" w:hAnsiTheme="minorHAnsi" w:cstheme="minorHAnsi"/>
          <w:b/>
          <w:sz w:val="22"/>
        </w:rPr>
        <w:t>To:</w:t>
      </w:r>
      <w:r w:rsidRPr="007D2AC2">
        <w:rPr>
          <w:rFonts w:asciiTheme="minorHAnsi" w:hAnsiTheme="minorHAnsi" w:cstheme="minorHAnsi"/>
          <w:sz w:val="22"/>
        </w:rPr>
        <w:t xml:space="preserve"> IEEE Access Editor</w:t>
      </w:r>
    </w:p>
    <w:p w:rsidR="001C4A03" w:rsidRPr="007D2AC2" w:rsidP="001C4A03" w14:paraId="3153B02D" w14:textId="77777777">
      <w:pPr>
        <w:rPr>
          <w:rFonts w:asciiTheme="minorHAnsi" w:hAnsiTheme="minorHAnsi" w:cstheme="minorHAnsi"/>
          <w:i/>
          <w:sz w:val="22"/>
        </w:rPr>
      </w:pPr>
      <w:r w:rsidRPr="007D2AC2">
        <w:rPr>
          <w:rFonts w:asciiTheme="minorHAnsi" w:hAnsiTheme="minorHAnsi" w:cstheme="minorHAnsi"/>
          <w:b/>
          <w:sz w:val="22"/>
        </w:rPr>
        <w:t>Re:</w:t>
      </w:r>
      <w:r w:rsidRPr="007D2AC2">
        <w:rPr>
          <w:rFonts w:asciiTheme="minorHAnsi" w:hAnsiTheme="minorHAnsi" w:cstheme="minorHAnsi"/>
          <w:sz w:val="22"/>
        </w:rPr>
        <w:t xml:space="preserve"> Response to reviewers</w:t>
      </w:r>
    </w:p>
    <w:p w:rsidR="001C4A03" w:rsidRPr="007D2AC2" w:rsidP="001C4A03" w14:paraId="729A8C9B" w14:textId="77777777">
      <w:pPr>
        <w:rPr>
          <w:rFonts w:asciiTheme="minorHAnsi" w:hAnsiTheme="minorHAnsi" w:cstheme="minorHAnsi"/>
          <w:sz w:val="22"/>
        </w:rPr>
      </w:pPr>
    </w:p>
    <w:p w:rsidR="001C4A03" w:rsidRPr="007D2AC2" w:rsidP="001C4A03" w14:paraId="2E11037B" w14:textId="77777777">
      <w:pPr>
        <w:rPr>
          <w:rFonts w:asciiTheme="minorHAnsi" w:hAnsiTheme="minorHAnsi" w:cstheme="minorHAnsi"/>
          <w:sz w:val="22"/>
        </w:rPr>
      </w:pPr>
    </w:p>
    <w:p w:rsidR="001C4A03" w:rsidRPr="007D2AC2" w:rsidP="001C4A03" w14:paraId="5DBF522F" w14:textId="77777777">
      <w:pPr>
        <w:rPr>
          <w:rFonts w:asciiTheme="minorHAnsi" w:hAnsiTheme="minorHAnsi" w:cstheme="minorHAnsi"/>
          <w:sz w:val="22"/>
        </w:rPr>
      </w:pPr>
    </w:p>
    <w:p w:rsidR="001C4A03" w:rsidRPr="007D2AC2" w:rsidP="001C4A03" w14:paraId="0FC0C060" w14:textId="77777777">
      <w:pPr>
        <w:rPr>
          <w:rFonts w:asciiTheme="minorHAnsi" w:hAnsiTheme="minorHAnsi" w:cstheme="minorHAnsi"/>
          <w:sz w:val="22"/>
        </w:rPr>
      </w:pPr>
      <w:r w:rsidRPr="007D2AC2">
        <w:rPr>
          <w:rFonts w:asciiTheme="minorHAnsi" w:hAnsiTheme="minorHAnsi" w:cstheme="minorHAnsi"/>
          <w:sz w:val="22"/>
        </w:rPr>
        <w:t>Dear Dr. Gerardo Di Martino,</w:t>
      </w:r>
    </w:p>
    <w:p w:rsidR="001C4A03" w:rsidRPr="007D2AC2" w:rsidP="001C4A03" w14:paraId="70A0DA8B" w14:textId="77777777">
      <w:pPr>
        <w:rPr>
          <w:rFonts w:asciiTheme="minorHAnsi" w:hAnsiTheme="minorHAnsi" w:cstheme="minorHAnsi"/>
          <w:sz w:val="22"/>
        </w:rPr>
      </w:pPr>
    </w:p>
    <w:p w:rsidR="001C4A03" w:rsidRPr="007D2AC2" w:rsidP="001C4A03" w14:paraId="65ED051F" w14:textId="77777777">
      <w:pPr>
        <w:rPr>
          <w:rFonts w:asciiTheme="minorHAnsi" w:hAnsiTheme="minorHAnsi" w:cstheme="minorHAnsi"/>
          <w:sz w:val="22"/>
        </w:rPr>
      </w:pPr>
      <w:r w:rsidRPr="007D2AC2">
        <w:rPr>
          <w:rFonts w:asciiTheme="minorHAnsi" w:hAnsiTheme="minorHAnsi" w:cstheme="minorHAnsi"/>
          <w:sz w:val="22"/>
        </w:rPr>
        <w:t xml:space="preserve">Thank you for allowing </w:t>
      </w:r>
      <w:ins w:id="55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us </w:t>
        </w:r>
      </w:ins>
      <w:ins w:id="555" w:author="Paperpal" w:date="2022-01-01T00:30:51Z">
        <w:r w:rsidRPr="007D2AC2">
          <w:rPr>
            <w:rFonts w:asciiTheme="minorHAnsi" w:hAnsiTheme="minorHAnsi" w:cstheme="minorHAnsi"/>
            <w:sz w:val="22"/>
          </w:rPr>
          <w:t>to</w:t>
        </w:r>
      </w:ins>
      <w:del w:id="556" w:author="Paperpal" w:date="2022-01-01T00:30:51Z">
        <w:r w:rsidRPr="007D2AC2">
          <w:rPr>
            <w:rFonts w:asciiTheme="minorHAnsi" w:hAnsiTheme="minorHAnsi" w:cstheme="minorHAnsi"/>
            <w:sz w:val="22"/>
          </w:rPr>
          <w:delText>a</w:delText>
        </w:r>
      </w:del>
      <w:r w:rsidRPr="007D2AC2">
        <w:rPr>
          <w:rFonts w:asciiTheme="minorHAnsi" w:hAnsiTheme="minorHAnsi" w:cstheme="minorHAnsi"/>
          <w:sz w:val="22"/>
        </w:rPr>
        <w:t xml:space="preserve"> </w:t>
      </w:r>
      <w:r>
        <w:rPr>
          <w:rStyle w:val="CommentReference"/>
        </w:rPr>
        <w:commentReference w:id="557"/>
      </w:r>
      <w:ins w:id="558" w:author="Paperpal" w:date="2022-01-01T00:30:51Z">
        <w:r w:rsidRPr="007D2AC2">
          <w:rPr>
            <w:rFonts w:asciiTheme="minorHAnsi" w:hAnsiTheme="minorHAnsi" w:cstheme="minorHAnsi"/>
            <w:sz w:val="22"/>
          </w:rPr>
          <w:t>resubmit</w:t>
        </w:r>
      </w:ins>
      <w:del w:id="559" w:author="Paperpal" w:date="2022-01-01T00:30:51Z">
        <w:r w:rsidRPr="007D2AC2">
          <w:rPr>
            <w:rFonts w:asciiTheme="minorHAnsi" w:hAnsiTheme="minorHAnsi" w:cstheme="minorHAnsi"/>
            <w:sz w:val="22"/>
          </w:rPr>
          <w:delText>resubmission of</w:delText>
        </w:r>
      </w:del>
      <w:r w:rsidRPr="007D2AC2">
        <w:rPr>
          <w:rFonts w:asciiTheme="minorHAnsi" w:hAnsiTheme="minorHAnsi" w:cstheme="minorHAnsi"/>
          <w:sz w:val="22"/>
        </w:rPr>
        <w:t xml:space="preserve"> our manuscript</w:t>
      </w:r>
      <w:del w:id="560"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 with an opportunity to address the reviewers’ comments.</w:t>
      </w:r>
    </w:p>
    <w:p w:rsidR="001C4A03" w:rsidRPr="007D2AC2" w:rsidP="001C4A03" w14:paraId="50EA7590" w14:textId="77777777">
      <w:pPr>
        <w:rPr>
          <w:rFonts w:asciiTheme="minorHAnsi" w:hAnsiTheme="minorHAnsi" w:cstheme="minorHAnsi"/>
          <w:sz w:val="22"/>
        </w:rPr>
      </w:pPr>
      <w:r w:rsidRPr="007D2AC2">
        <w:rPr>
          <w:rFonts w:asciiTheme="minorHAnsi" w:hAnsiTheme="minorHAnsi" w:cstheme="minorHAnsi"/>
          <w:sz w:val="22"/>
        </w:rPr>
        <w:t xml:space="preserve">We </w:t>
      </w:r>
      <w:ins w:id="561" w:author="Paperpal" w:date="2022-01-01T00:30:51Z">
        <w:r w:rsidRPr="007D2AC2">
          <w:rPr>
            <w:rFonts w:asciiTheme="minorHAnsi" w:hAnsiTheme="minorHAnsi" w:cstheme="minorHAnsi"/>
            <w:sz w:val="22"/>
          </w:rPr>
          <w:t>have</w:t>
        </w:r>
      </w:ins>
      <w:del w:id="562" w:author="Paperpal" w:date="2022-01-01T00:30:51Z">
        <w:r w:rsidRPr="007D2AC2">
          <w:rPr>
            <w:rFonts w:asciiTheme="minorHAnsi" w:hAnsiTheme="minorHAnsi" w:cstheme="minorHAnsi"/>
            <w:sz w:val="22"/>
          </w:rPr>
          <w:delText>are</w:delText>
        </w:r>
      </w:del>
      <w:r w:rsidRPr="007D2AC2">
        <w:rPr>
          <w:rFonts w:asciiTheme="minorHAnsi" w:hAnsiTheme="minorHAnsi" w:cstheme="minorHAnsi"/>
          <w:sz w:val="22"/>
        </w:rPr>
        <w:t xml:space="preserve"> </w:t>
      </w:r>
      <w:ins w:id="563" w:author="Paperpal" w:date="2022-01-01T00:30:51Z">
        <w:r w:rsidRPr="007D2AC2">
          <w:rPr>
            <w:rFonts w:asciiTheme="minorHAnsi" w:hAnsiTheme="minorHAnsi" w:cstheme="minorHAnsi"/>
            <w:sz w:val="22"/>
          </w:rPr>
          <w:t>uploaded</w:t>
        </w:r>
      </w:ins>
      <w:del w:id="564" w:author="Paperpal" w:date="2022-01-01T00:30:51Z">
        <w:r w:rsidRPr="007D2AC2">
          <w:rPr>
            <w:rFonts w:asciiTheme="minorHAnsi" w:hAnsiTheme="minorHAnsi" w:cstheme="minorHAnsi"/>
            <w:sz w:val="22"/>
          </w:rPr>
          <w:delText>uploading</w:delText>
        </w:r>
      </w:del>
      <w:r w:rsidRPr="007D2AC2">
        <w:rPr>
          <w:rFonts w:asciiTheme="minorHAnsi" w:hAnsiTheme="minorHAnsi" w:cstheme="minorHAnsi"/>
          <w:sz w:val="22"/>
        </w:rPr>
        <w:t xml:space="preserve"> (a) our point-by-point </w:t>
      </w:r>
      <w:ins w:id="565" w:author="Paperpal" w:date="2022-01-01T00:30:51Z">
        <w:r w:rsidRPr="007D2AC2">
          <w:rPr>
            <w:rFonts w:asciiTheme="minorHAnsi" w:hAnsiTheme="minorHAnsi" w:cstheme="minorHAnsi"/>
            <w:sz w:val="22"/>
          </w:rPr>
          <w:t>responses</w:t>
        </w:r>
      </w:ins>
      <w:del w:id="566" w:author="Paperpal" w:date="2022-01-01T00:30:51Z">
        <w:r w:rsidRPr="007D2AC2">
          <w:rPr>
            <w:rFonts w:asciiTheme="minorHAnsi" w:hAnsiTheme="minorHAnsi" w:cstheme="minorHAnsi"/>
            <w:sz w:val="22"/>
          </w:rPr>
          <w:delText>response</w:delText>
        </w:r>
      </w:del>
      <w:r w:rsidRPr="007D2AC2">
        <w:rPr>
          <w:rFonts w:asciiTheme="minorHAnsi" w:hAnsiTheme="minorHAnsi" w:cstheme="minorHAnsi"/>
          <w:sz w:val="22"/>
        </w:rPr>
        <w:t xml:space="preserve"> to the comments (below) (response to reviewers), (b) an updated manuscript with yellow highlighting indicating changes, and (c) a clean updated manuscript without highlights (PDF main document).</w:t>
      </w:r>
    </w:p>
    <w:p w:rsidR="001C4A03" w:rsidRPr="007D2AC2" w:rsidP="001C4A03" w14:paraId="4DAD0674" w14:textId="77777777">
      <w:pPr>
        <w:rPr>
          <w:rFonts w:asciiTheme="minorHAnsi" w:hAnsiTheme="minorHAnsi" w:cstheme="minorHAnsi"/>
          <w:sz w:val="22"/>
        </w:rPr>
      </w:pPr>
    </w:p>
    <w:p w:rsidR="001C4A03" w:rsidRPr="007D2AC2" w:rsidP="001C4A03" w14:paraId="01DD74A0" w14:textId="77777777">
      <w:pPr>
        <w:rPr>
          <w:rFonts w:asciiTheme="minorHAnsi" w:hAnsiTheme="minorHAnsi" w:cstheme="minorHAnsi"/>
          <w:sz w:val="22"/>
        </w:rPr>
      </w:pPr>
    </w:p>
    <w:p w:rsidR="001C4A03" w:rsidRPr="007D2AC2" w:rsidP="001C4A03" w14:paraId="27CFC17E" w14:textId="77777777">
      <w:pPr>
        <w:rPr>
          <w:rFonts w:asciiTheme="minorHAnsi" w:hAnsiTheme="minorHAnsi" w:cstheme="minorHAnsi"/>
          <w:sz w:val="22"/>
        </w:rPr>
      </w:pPr>
      <w:r w:rsidRPr="007D2AC2">
        <w:rPr>
          <w:rFonts w:asciiTheme="minorHAnsi" w:hAnsiTheme="minorHAnsi" w:cstheme="minorHAnsi"/>
          <w:sz w:val="22"/>
        </w:rPr>
        <w:t>Best regards,</w:t>
      </w:r>
    </w:p>
    <w:p w:rsidR="001C4A03" w:rsidRPr="007D2AC2" w:rsidP="001C4A03" w14:paraId="683ECE6C" w14:textId="77777777">
      <w:pPr>
        <w:spacing w:after="0"/>
        <w:rPr>
          <w:rFonts w:asciiTheme="minorHAnsi" w:hAnsiTheme="minorHAnsi" w:cstheme="minorHAnsi"/>
          <w:sz w:val="22"/>
        </w:rPr>
      </w:pPr>
      <w:r w:rsidRPr="007D2AC2">
        <w:rPr>
          <w:rFonts w:asciiTheme="minorHAnsi" w:hAnsiTheme="minorHAnsi" w:cstheme="minorHAnsi"/>
          <w:sz w:val="22"/>
        </w:rPr>
        <w:t>J. W. Smith and M. Torlak</w:t>
      </w:r>
    </w:p>
    <w:p w:rsidR="001C4A03" w:rsidRPr="007D2AC2" w:rsidP="001C4A03" w14:paraId="4C81F94C" w14:textId="77777777">
      <w:pPr>
        <w:spacing w:after="0"/>
        <w:rPr>
          <w:rFonts w:asciiTheme="minorHAnsi" w:hAnsiTheme="minorHAnsi" w:cstheme="minorHAnsi"/>
          <w:sz w:val="22"/>
        </w:rPr>
      </w:pPr>
    </w:p>
    <w:p w:rsidR="001C4A03" w:rsidRPr="007D2AC2" w:rsidP="001C4A03" w14:paraId="3145C050" w14:textId="77777777">
      <w:pPr>
        <w:rPr>
          <w:rFonts w:asciiTheme="minorHAnsi" w:hAnsiTheme="minorHAnsi" w:cstheme="minorHAnsi"/>
          <w:sz w:val="22"/>
        </w:rPr>
      </w:pPr>
    </w:p>
    <w:p w:rsidR="001C4A03" w:rsidRPr="007D2AC2" w:rsidP="001C4A03" w14:paraId="5BEF7F86" w14:textId="77777777">
      <w:pPr>
        <w:rPr>
          <w:rFonts w:asciiTheme="minorHAnsi" w:hAnsiTheme="minorHAnsi" w:cstheme="minorHAnsi"/>
          <w:sz w:val="22"/>
        </w:rPr>
      </w:pPr>
    </w:p>
    <w:p w:rsidR="001C4A03" w:rsidRPr="007D2AC2" w:rsidP="001C4A03" w14:paraId="0DFC15F1" w14:textId="77777777">
      <w:pPr>
        <w:rPr>
          <w:rFonts w:asciiTheme="minorHAnsi" w:hAnsiTheme="minorHAnsi" w:cstheme="minorHAnsi"/>
          <w:sz w:val="22"/>
        </w:rPr>
      </w:pPr>
    </w:p>
    <w:p w:rsidR="001C4A03" w:rsidRPr="007D2AC2" w:rsidP="001C4A03" w14:paraId="1AE2855C" w14:textId="77777777">
      <w:pPr>
        <w:rPr>
          <w:rFonts w:asciiTheme="minorHAnsi" w:hAnsiTheme="minorHAnsi" w:cstheme="minorHAnsi"/>
          <w:sz w:val="22"/>
        </w:rPr>
      </w:pPr>
    </w:p>
    <w:p w:rsidR="001C4A03" w:rsidRPr="007D2AC2" w:rsidP="001C4A03" w14:paraId="7F22E6D8" w14:textId="77777777">
      <w:pPr>
        <w:rPr>
          <w:rFonts w:asciiTheme="minorHAnsi" w:hAnsiTheme="minorHAnsi" w:cstheme="minorHAnsi"/>
          <w:sz w:val="22"/>
        </w:rPr>
      </w:pPr>
    </w:p>
    <w:p w:rsidR="001C4A03" w:rsidRPr="007D2AC2" w:rsidP="001C4A03" w14:paraId="78FEF728" w14:textId="77777777">
      <w:pPr>
        <w:rPr>
          <w:rFonts w:asciiTheme="minorHAnsi" w:hAnsiTheme="minorHAnsi" w:cstheme="minorHAnsi"/>
          <w:b/>
          <w:sz w:val="22"/>
        </w:rPr>
      </w:pPr>
    </w:p>
    <w:p w:rsidR="001C4A03" w:rsidRPr="007D2AC2" w:rsidP="001C4A03" w14:paraId="685CC220" w14:textId="77777777">
      <w:pPr>
        <w:rPr>
          <w:rFonts w:asciiTheme="minorHAnsi" w:hAnsiTheme="minorHAnsi" w:cstheme="minorHAnsi"/>
          <w:sz w:val="22"/>
        </w:rPr>
      </w:pPr>
    </w:p>
    <w:p w:rsidR="001C4A03" w:rsidRPr="007D2AC2" w:rsidP="001C4A03" w14:paraId="4990248F" w14:textId="77777777">
      <w:pPr>
        <w:rPr>
          <w:rFonts w:asciiTheme="minorHAnsi" w:hAnsiTheme="minorHAnsi" w:cstheme="minorHAnsi"/>
          <w:sz w:val="22"/>
        </w:rPr>
      </w:pPr>
    </w:p>
    <w:p w:rsidR="001C4A03" w:rsidRPr="007D2AC2" w:rsidP="001C4A03" w14:paraId="39D7611C" w14:textId="77777777">
      <w:pPr>
        <w:rPr>
          <w:rFonts w:asciiTheme="minorHAnsi" w:hAnsiTheme="minorHAnsi" w:cstheme="minorHAnsi"/>
          <w:sz w:val="22"/>
        </w:rPr>
      </w:pPr>
    </w:p>
    <w:p w:rsidR="001C4A03" w:rsidRPr="007D2AC2" w:rsidP="001C4A03" w14:paraId="16B53CE0" w14:textId="77777777">
      <w:pPr>
        <w:rPr>
          <w:rFonts w:asciiTheme="minorHAnsi" w:hAnsiTheme="minorHAnsi" w:cstheme="minorHAnsi"/>
          <w:sz w:val="22"/>
        </w:rPr>
      </w:pPr>
    </w:p>
    <w:p w:rsidR="001C4A03" w:rsidRPr="007D2AC2" w:rsidP="001C4A03" w14:paraId="41ED1EB6" w14:textId="77777777">
      <w:pPr>
        <w:rPr>
          <w:rFonts w:asciiTheme="minorHAnsi" w:hAnsiTheme="minorHAnsi" w:cstheme="minorHAnsi"/>
          <w:sz w:val="22"/>
        </w:rPr>
      </w:pPr>
    </w:p>
    <w:p w:rsidR="001C4A03" w:rsidRPr="007D2AC2" w:rsidP="001C4A03" w14:paraId="40C014F1" w14:textId="77777777">
      <w:pPr>
        <w:rPr>
          <w:rFonts w:asciiTheme="minorHAnsi" w:hAnsiTheme="minorHAnsi" w:cstheme="minorHAnsi"/>
          <w:b/>
          <w:bCs/>
          <w:color w:val="008000"/>
          <w:sz w:val="22"/>
        </w:rPr>
      </w:pPr>
    </w:p>
    <w:p w:rsidR="001C4A03" w:rsidRPr="007D2AC2" w:rsidP="001C4A03" w14:paraId="23F03FD0" w14:textId="77777777">
      <w:pPr>
        <w:rPr>
          <w:rFonts w:asciiTheme="minorHAnsi" w:hAnsiTheme="minorHAnsi" w:cstheme="minorHAnsi"/>
          <w:b/>
          <w:bCs/>
          <w:color w:val="008000"/>
          <w:sz w:val="22"/>
        </w:rPr>
      </w:pPr>
    </w:p>
    <w:p w:rsidR="001C4A03" w:rsidRPr="007D2AC2" w:rsidP="001C4A03" w14:paraId="52CCD55E" w14:textId="77777777">
      <w:pPr>
        <w:pageBreakBefore/>
        <w:rPr>
          <w:rFonts w:asciiTheme="minorHAnsi" w:hAnsiTheme="minorHAnsi" w:cstheme="minorHAnsi"/>
          <w:color w:val="008000"/>
          <w:sz w:val="22"/>
        </w:rPr>
      </w:pPr>
      <w:r w:rsidRPr="007D2AC2">
        <w:rPr>
          <w:rFonts w:asciiTheme="minorHAnsi" w:hAnsiTheme="minorHAnsi" w:cstheme="minorHAnsi"/>
          <w:b/>
          <w:bCs/>
          <w:color w:val="008000"/>
          <w:sz w:val="22"/>
        </w:rPr>
        <w:t>Reviewer #1, Concern #1:</w:t>
      </w:r>
      <w:r w:rsidRPr="007D2AC2">
        <w:rPr>
          <w:rFonts w:asciiTheme="minorHAnsi" w:hAnsiTheme="minorHAnsi" w:cstheme="minorHAnsi"/>
          <w:color w:val="008000"/>
          <w:sz w:val="22"/>
        </w:rPr>
        <w:t xml:space="preserve"> </w:t>
      </w:r>
      <w:r w:rsidRPr="007D2AC2">
        <w:rPr>
          <w:rFonts w:asciiTheme="minorHAnsi" w:hAnsiTheme="minorHAnsi" w:cstheme="minorHAnsi"/>
          <w:sz w:val="22"/>
        </w:rPr>
        <w:t xml:space="preserve">The authors said the proposed method ‘enables such mobile and internet of things (IoT) applications through efficient image reconstruction.’ However, </w:t>
      </w:r>
      <w:del w:id="567" w:author="Paperpal" w:date="2022-01-01T00:30:51Z">
        <w:r w:rsidRPr="007D2AC2">
          <w:rPr>
            <w:rFonts w:asciiTheme="minorHAnsi" w:hAnsiTheme="minorHAnsi" w:cstheme="minorHAnsi"/>
            <w:sz w:val="22"/>
          </w:rPr>
          <w:delText xml:space="preserve">the </w:delText>
        </w:r>
      </w:del>
      <w:r w:rsidRPr="007D2AC2">
        <w:rPr>
          <w:rFonts w:asciiTheme="minorHAnsi" w:hAnsiTheme="minorHAnsi" w:cstheme="minorHAnsi"/>
          <w:sz w:val="22"/>
        </w:rPr>
        <w:t xml:space="preserve">5G and IoT signals are usually modulated into an orthogonal frequency division multiplexing (OFDM) form, </w:t>
      </w:r>
      <w:ins w:id="568" w:author="Paperpal" w:date="2022-01-01T00:30:51Z">
        <w:r w:rsidRPr="007D2AC2">
          <w:rPr>
            <w:rFonts w:asciiTheme="minorHAnsi" w:hAnsiTheme="minorHAnsi" w:cstheme="minorHAnsi"/>
            <w:sz w:val="22"/>
          </w:rPr>
          <w:t>whereas</w:t>
        </w:r>
      </w:ins>
      <w:del w:id="569" w:author="Paperpal" w:date="2022-01-01T00:30:51Z">
        <w:r w:rsidRPr="007D2AC2">
          <w:rPr>
            <w:rFonts w:asciiTheme="minorHAnsi" w:hAnsiTheme="minorHAnsi" w:cstheme="minorHAnsi"/>
            <w:sz w:val="22"/>
          </w:rPr>
          <w:delText>while</w:delText>
        </w:r>
      </w:del>
      <w:r w:rsidRPr="007D2AC2">
        <w:rPr>
          <w:rFonts w:asciiTheme="minorHAnsi" w:hAnsiTheme="minorHAnsi" w:cstheme="minorHAnsi"/>
          <w:sz w:val="22"/>
        </w:rPr>
        <w:t xml:space="preserve"> the experiments reveal that </w:t>
      </w:r>
      <w:del w:id="570" w:author="Paperpal" w:date="2022-01-01T00:30:51Z">
        <w:r w:rsidRPr="007D2AC2">
          <w:rPr>
            <w:rFonts w:asciiTheme="minorHAnsi" w:hAnsiTheme="minorHAnsi" w:cstheme="minorHAnsi"/>
            <w:sz w:val="22"/>
          </w:rPr>
          <w:delText xml:space="preserve">the </w:delText>
        </w:r>
      </w:del>
      <w:r w:rsidRPr="007D2AC2">
        <w:rPr>
          <w:rFonts w:asciiTheme="minorHAnsi" w:hAnsiTheme="minorHAnsi" w:cstheme="minorHAnsi"/>
          <w:sz w:val="22"/>
        </w:rPr>
        <w:t xml:space="preserve">LFM signals are employed in this </w:t>
      </w:r>
      <w:ins w:id="571" w:author="Paperpal" w:date="2022-01-01T00:30:51Z">
        <w:r w:rsidRPr="007D2AC2">
          <w:rPr>
            <w:rFonts w:asciiTheme="minorHAnsi" w:hAnsiTheme="minorHAnsi" w:cstheme="minorHAnsi"/>
            <w:sz w:val="22"/>
          </w:rPr>
          <w:t>study</w:t>
        </w:r>
      </w:ins>
      <w:del w:id="572" w:author="Paperpal" w:date="2022-01-01T00:30:51Z">
        <w:r w:rsidRPr="007D2AC2">
          <w:rPr>
            <w:rFonts w:asciiTheme="minorHAnsi" w:hAnsiTheme="minorHAnsi" w:cstheme="minorHAnsi"/>
            <w:sz w:val="22"/>
          </w:rPr>
          <w:delText>manuscript</w:delText>
        </w:r>
      </w:del>
      <w:r w:rsidRPr="007D2AC2">
        <w:rPr>
          <w:rFonts w:asciiTheme="minorHAnsi" w:hAnsiTheme="minorHAnsi" w:cstheme="minorHAnsi"/>
          <w:sz w:val="22"/>
        </w:rPr>
        <w:t xml:space="preserve">. Can you explain this?  </w:t>
      </w:r>
    </w:p>
    <w:p w:rsidR="001C4A03" w:rsidRPr="007D2AC2" w:rsidP="001C4A03" w14:paraId="172269F1" w14:textId="77777777">
      <w:pPr>
        <w:rPr>
          <w:rFonts w:asciiTheme="minorHAnsi" w:hAnsiTheme="minorHAnsi" w:cstheme="minorHAnsi"/>
          <w:sz w:val="22"/>
        </w:rPr>
      </w:pPr>
      <w:r w:rsidRPr="007D2AC2">
        <w:rPr>
          <w:rFonts w:asciiTheme="minorHAnsi" w:hAnsiTheme="minorHAnsi" w:cstheme="minorHAnsi"/>
          <w:b/>
          <w:sz w:val="22"/>
        </w:rPr>
        <w:t>Author response:</w:t>
      </w:r>
      <w:r w:rsidRPr="007D2AC2">
        <w:rPr>
          <w:rFonts w:asciiTheme="minorHAnsi" w:hAnsiTheme="minorHAnsi" w:cstheme="minorHAnsi"/>
          <w:sz w:val="22"/>
        </w:rPr>
        <w:t xml:space="preserve"> The authors are grateful for the comments and suggestions of </w:t>
      </w:r>
      <w:ins w:id="573" w:author="Paperpal" w:date="2022-01-01T00:30:51Z">
        <w:r w:rsidRPr="007D2AC2">
          <w:rPr>
            <w:rFonts w:asciiTheme="minorHAnsi" w:hAnsiTheme="minorHAnsi" w:cstheme="minorHAnsi"/>
            <w:sz w:val="22"/>
          </w:rPr>
          <w:t>Reviewer</w:t>
        </w:r>
      </w:ins>
      <w:del w:id="574" w:author="Paperpal" w:date="2022-01-01T00:30:51Z">
        <w:r w:rsidRPr="007D2AC2">
          <w:rPr>
            <w:rFonts w:asciiTheme="minorHAnsi" w:hAnsiTheme="minorHAnsi" w:cstheme="minorHAnsi"/>
            <w:sz w:val="22"/>
          </w:rPr>
          <w:delText>reviewer</w:delText>
        </w:r>
      </w:del>
      <w:r w:rsidRPr="007D2AC2">
        <w:rPr>
          <w:rFonts w:asciiTheme="minorHAnsi" w:hAnsiTheme="minorHAnsi" w:cstheme="minorHAnsi"/>
          <w:sz w:val="22"/>
        </w:rPr>
        <w:t xml:space="preserve"> #1. </w:t>
      </w:r>
      <w:ins w:id="575" w:author="Paperpal" w:date="2022-01-01T00:30:51Z">
        <w:r w:rsidRPr="007D2AC2">
          <w:rPr>
            <w:rFonts w:asciiTheme="minorHAnsi" w:hAnsiTheme="minorHAnsi" w:cstheme="minorHAnsi"/>
            <w:sz w:val="22"/>
          </w:rPr>
          <w:t>Owing</w:t>
        </w:r>
      </w:ins>
      <w:del w:id="576" w:author="Paperpal" w:date="2022-01-01T00:30:51Z">
        <w:r w:rsidRPr="007D2AC2">
          <w:rPr>
            <w:rFonts w:asciiTheme="minorHAnsi" w:hAnsiTheme="minorHAnsi" w:cstheme="minorHAnsi"/>
            <w:sz w:val="22"/>
          </w:rPr>
          <w:delText>Due</w:delText>
        </w:r>
      </w:del>
      <w:r w:rsidRPr="007D2AC2">
        <w:rPr>
          <w:rFonts w:asciiTheme="minorHAnsi" w:hAnsiTheme="minorHAnsi" w:cstheme="minorHAnsi"/>
          <w:sz w:val="22"/>
        </w:rPr>
        <w:t xml:space="preserve"> to the diversity of modulation schemes, the signal model presented in Section II-C provides a generalized model to accommodate both OFDM and LFM </w:t>
      </w:r>
      <w:ins w:id="577" w:author="Paperpal" w:date="2022-01-01T00:30:51Z">
        <w:r w:rsidRPr="007D2AC2">
          <w:rPr>
            <w:rFonts w:asciiTheme="minorHAnsi" w:hAnsiTheme="minorHAnsi" w:cstheme="minorHAnsi"/>
            <w:sz w:val="22"/>
          </w:rPr>
          <w:t>radars</w:t>
        </w:r>
      </w:ins>
      <w:del w:id="578" w:author="Paperpal" w:date="2022-01-01T00:30:51Z">
        <w:r w:rsidRPr="007D2AC2">
          <w:rPr>
            <w:rFonts w:asciiTheme="minorHAnsi" w:hAnsiTheme="minorHAnsi" w:cstheme="minorHAnsi"/>
            <w:sz w:val="22"/>
          </w:rPr>
          <w:delText>radar</w:delText>
        </w:r>
      </w:del>
      <w:r w:rsidRPr="007D2AC2">
        <w:rPr>
          <w:rFonts w:asciiTheme="minorHAnsi" w:hAnsiTheme="minorHAnsi" w:cstheme="minorHAnsi"/>
          <w:sz w:val="22"/>
        </w:rPr>
        <w:t xml:space="preserve">, both of which are found in </w:t>
      </w:r>
      <w:ins w:id="579" w:author="Paperpal" w:date="2022-01-01T00:30:51Z">
        <w:r w:rsidRPr="007D2AC2">
          <w:rPr>
            <w:rFonts w:asciiTheme="minorHAnsi" w:hAnsiTheme="minorHAnsi" w:cstheme="minorHAnsi"/>
            <w:sz w:val="22"/>
          </w:rPr>
          <w:t>smartphones</w:t>
        </w:r>
      </w:ins>
      <w:del w:id="580" w:author="Paperpal" w:date="2022-01-01T00:30:51Z">
        <w:r w:rsidRPr="007D2AC2">
          <w:rPr>
            <w:rFonts w:asciiTheme="minorHAnsi" w:hAnsiTheme="minorHAnsi" w:cstheme="minorHAnsi"/>
            <w:sz w:val="22"/>
          </w:rPr>
          <w:delText>smartphone</w:delText>
        </w:r>
      </w:del>
      <w:r w:rsidRPr="007D2AC2">
        <w:rPr>
          <w:rFonts w:asciiTheme="minorHAnsi" w:hAnsiTheme="minorHAnsi" w:cstheme="minorHAnsi"/>
          <w:sz w:val="22"/>
        </w:rPr>
        <w:t xml:space="preserve"> and IoT hardware. The reviewer is correct that it is </w:t>
      </w:r>
      <w:del w:id="581" w:author="Paperpal" w:date="2022-01-01T00:30:51Z">
        <w:r w:rsidRPr="007D2AC2">
          <w:rPr>
            <w:rFonts w:asciiTheme="minorHAnsi" w:hAnsiTheme="minorHAnsi" w:cstheme="minorHAnsi"/>
            <w:sz w:val="22"/>
          </w:rPr>
          <w:delText xml:space="preserve">a </w:delText>
        </w:r>
      </w:del>
      <w:r w:rsidRPr="007D2AC2">
        <w:rPr>
          <w:rFonts w:asciiTheme="minorHAnsi" w:hAnsiTheme="minorHAnsi" w:cstheme="minorHAnsi"/>
          <w:sz w:val="22"/>
        </w:rPr>
        <w:t xml:space="preserve">common practice for 5G and IoT signaling to employ orthogonal frequency division multiplexing (OFDM) as opposed to linear frequency modulation (LFM) or </w:t>
      </w:r>
      <w:ins w:id="582" w:author="Paperpal" w:date="2022-01-01T00:30:51Z">
        <w:r w:rsidRPr="007D2AC2">
          <w:rPr>
            <w:rFonts w:asciiTheme="minorHAnsi" w:hAnsiTheme="minorHAnsi" w:cstheme="minorHAnsi"/>
            <w:sz w:val="22"/>
          </w:rPr>
          <w:t>frequency-modulated</w:t>
        </w:r>
      </w:ins>
      <w:del w:id="583" w:author="Paperpal" w:date="2022-01-01T00:30:51Z">
        <w:r w:rsidRPr="007D2AC2">
          <w:rPr>
            <w:rFonts w:asciiTheme="minorHAnsi" w:hAnsiTheme="minorHAnsi" w:cstheme="minorHAnsi"/>
            <w:sz w:val="22"/>
          </w:rPr>
          <w:delText>frequency modulated</w:delText>
        </w:r>
      </w:del>
      <w:r w:rsidRPr="007D2AC2">
        <w:rPr>
          <w:rFonts w:asciiTheme="minorHAnsi" w:hAnsiTheme="minorHAnsi" w:cstheme="minorHAnsi"/>
          <w:sz w:val="22"/>
        </w:rPr>
        <w:t xml:space="preserve"> continuous wave (FMCW), which is common </w:t>
      </w:r>
      <w:ins w:id="584" w:author="Paperpal" w:date="2022-01-01T00:30:51Z">
        <w:r w:rsidRPr="007D2AC2">
          <w:rPr>
            <w:rFonts w:asciiTheme="minorHAnsi" w:hAnsiTheme="minorHAnsi" w:cstheme="minorHAnsi"/>
            <w:sz w:val="22"/>
          </w:rPr>
          <w:t>in</w:t>
        </w:r>
      </w:ins>
      <w:del w:id="585" w:author="Paperpal" w:date="2022-01-01T00:30:51Z">
        <w:r w:rsidRPr="007D2AC2">
          <w:rPr>
            <w:rFonts w:asciiTheme="minorHAnsi" w:hAnsiTheme="minorHAnsi" w:cstheme="minorHAnsi"/>
            <w:sz w:val="22"/>
          </w:rPr>
          <w:delText>to</w:delText>
        </w:r>
      </w:del>
      <w:r w:rsidRPr="007D2AC2">
        <w:rPr>
          <w:rFonts w:asciiTheme="minorHAnsi" w:hAnsiTheme="minorHAnsi" w:cstheme="minorHAnsi"/>
          <w:sz w:val="22"/>
        </w:rPr>
        <w:t xml:space="preserve"> automotive radar. Furthermore, the proposed algorithm</w:t>
      </w:r>
      <w:del w:id="586"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 discussed in Sections II and III</w:t>
      </w:r>
      <w:del w:id="587"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 is applicable </w:t>
      </w:r>
      <w:ins w:id="588" w:author="Paperpal" w:date="2022-01-01T00:30:51Z">
        <w:r w:rsidRPr="007D2AC2">
          <w:rPr>
            <w:rFonts w:asciiTheme="minorHAnsi" w:hAnsiTheme="minorHAnsi" w:cstheme="minorHAnsi"/>
            <w:sz w:val="22"/>
          </w:rPr>
          <w:t>to</w:t>
        </w:r>
      </w:ins>
      <w:del w:id="589" w:author="Paperpal" w:date="2022-01-01T00:30:51Z">
        <w:r w:rsidRPr="007D2AC2">
          <w:rPr>
            <w:rFonts w:asciiTheme="minorHAnsi" w:hAnsiTheme="minorHAnsi" w:cstheme="minorHAnsi"/>
            <w:sz w:val="22"/>
          </w:rPr>
          <w:delText>for</w:delText>
        </w:r>
      </w:del>
      <w:r w:rsidRPr="007D2AC2">
        <w:rPr>
          <w:rFonts w:asciiTheme="minorHAnsi" w:hAnsiTheme="minorHAnsi" w:cstheme="minorHAnsi"/>
          <w:sz w:val="22"/>
        </w:rPr>
        <w:t xml:space="preserve"> both OFDM and LFM signaling schemes, as clarified in the updated version of the manuscript. </w:t>
      </w:r>
      <w:ins w:id="590" w:author="Paperpal" w:date="2022-01-01T00:30:51Z">
        <w:r w:rsidRPr="007D2AC2">
          <w:rPr>
            <w:rFonts w:asciiTheme="minorHAnsi" w:hAnsiTheme="minorHAnsi" w:cstheme="minorHAnsi"/>
            <w:sz w:val="22"/>
          </w:rPr>
          <w:t>In addition</w:t>
        </w:r>
      </w:ins>
      <w:del w:id="591" w:author="Paperpal" w:date="2022-01-01T00:30:51Z">
        <w:r w:rsidRPr="007D2AC2">
          <w:rPr>
            <w:rFonts w:asciiTheme="minorHAnsi" w:hAnsiTheme="minorHAnsi" w:cstheme="minorHAnsi"/>
            <w:sz w:val="22"/>
          </w:rPr>
          <w:delText>Additionally</w:delText>
        </w:r>
      </w:del>
      <w:r w:rsidRPr="007D2AC2">
        <w:rPr>
          <w:rFonts w:asciiTheme="minorHAnsi" w:hAnsiTheme="minorHAnsi" w:cstheme="minorHAnsi"/>
          <w:sz w:val="22"/>
        </w:rPr>
        <w:t xml:space="preserve">, we have included further references for the reader detailing OFDM radar for ranging and synthetic aperture (SAR) imaging. On the other hand, FMCW (LFM) modulation has been employed previously for smartphone applications to achieve radar sensing in </w:t>
      </w:r>
      <w:del w:id="592" w:author="Paperpal" w:date="2022-01-01T00:30:51Z">
        <w:r w:rsidRPr="007D2AC2">
          <w:rPr>
            <w:rFonts w:asciiTheme="minorHAnsi" w:hAnsiTheme="minorHAnsi" w:cstheme="minorHAnsi"/>
            <w:sz w:val="22"/>
          </w:rPr>
          <w:delText xml:space="preserve">the </w:delText>
        </w:r>
      </w:del>
      <w:r w:rsidRPr="007D2AC2">
        <w:rPr>
          <w:rFonts w:asciiTheme="minorHAnsi" w:hAnsiTheme="minorHAnsi" w:cstheme="minorHAnsi"/>
          <w:sz w:val="22"/>
        </w:rPr>
        <w:t>Google Pixel 4 with Google Soli radar</w:t>
      </w:r>
      <w:ins w:id="59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and is commonly used for sensing exclusively in IoT applications. Prior work on smartphone SAR and similar applications </w:t>
      </w:r>
      <w:del w:id="594" w:author="Paperpal" w:date="2022-01-01T00:30:51Z">
        <w:r w:rsidRPr="007D2AC2">
          <w:rPr>
            <w:rFonts w:asciiTheme="minorHAnsi" w:hAnsiTheme="minorHAnsi" w:cstheme="minorHAnsi"/>
            <w:sz w:val="22"/>
          </w:rPr>
          <w:delText xml:space="preserve">has </w:delText>
        </w:r>
      </w:del>
      <w:r w:rsidRPr="007D2AC2">
        <w:rPr>
          <w:rFonts w:asciiTheme="minorHAnsi" w:hAnsiTheme="minorHAnsi" w:cstheme="minorHAnsi"/>
          <w:sz w:val="22"/>
        </w:rPr>
        <w:t>employed a purely LFM, stepped frequency signal model [10]</w:t>
      </w:r>
      <w:ins w:id="595" w:author="Paperpal" w:date="2022-01-01T00:30:51Z">
        <w:r w:rsidRPr="007D2AC2">
          <w:rPr>
            <w:rFonts w:asciiTheme="minorHAnsi" w:hAnsiTheme="minorHAnsi" w:cstheme="minorHAnsi"/>
            <w:sz w:val="22"/>
          </w:rPr>
          <w:t>–</w:t>
        </w:r>
      </w:ins>
      <w:del w:id="596"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[13]. </w:t>
      </w:r>
      <w:ins w:id="597" w:author="Paperpal" w:date="2022-01-01T00:30:51Z">
        <w:r w:rsidRPr="007D2AC2">
          <w:rPr>
            <w:rFonts w:asciiTheme="minorHAnsi" w:hAnsiTheme="minorHAnsi" w:cstheme="minorHAnsi"/>
            <w:sz w:val="22"/>
          </w:rPr>
          <w:t>Therefore</w:t>
        </w:r>
      </w:ins>
      <w:del w:id="598" w:author="Paperpal" w:date="2022-01-01T00:30:51Z">
        <w:r w:rsidRPr="007D2AC2">
          <w:rPr>
            <w:rFonts w:asciiTheme="minorHAnsi" w:hAnsiTheme="minorHAnsi" w:cstheme="minorHAnsi"/>
            <w:sz w:val="22"/>
          </w:rPr>
          <w:delText>For these reasons</w:delText>
        </w:r>
      </w:del>
      <w:r w:rsidRPr="007D2AC2">
        <w:rPr>
          <w:rFonts w:asciiTheme="minorHAnsi" w:hAnsiTheme="minorHAnsi" w:cstheme="minorHAnsi"/>
          <w:sz w:val="22"/>
        </w:rPr>
        <w:t>, the signal model in Section II is generalized for any UWB modulation scheme</w:t>
      </w:r>
      <w:ins w:id="59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and the proposed algorithm is applicable </w:t>
      </w:r>
      <w:ins w:id="600" w:author="Paperpal" w:date="2022-01-01T00:30:51Z">
        <w:r w:rsidRPr="007D2AC2">
          <w:rPr>
            <w:rFonts w:asciiTheme="minorHAnsi" w:hAnsiTheme="minorHAnsi" w:cstheme="minorHAnsi"/>
            <w:sz w:val="22"/>
          </w:rPr>
          <w:t>to</w:t>
        </w:r>
      </w:ins>
      <w:del w:id="601" w:author="Paperpal" w:date="2022-01-01T00:30:51Z">
        <w:r w:rsidRPr="007D2AC2">
          <w:rPr>
            <w:rFonts w:asciiTheme="minorHAnsi" w:hAnsiTheme="minorHAnsi" w:cstheme="minorHAnsi"/>
            <w:sz w:val="22"/>
          </w:rPr>
          <w:delText>for</w:delText>
        </w:r>
      </w:del>
      <w:r w:rsidRPr="007D2AC2">
        <w:rPr>
          <w:rFonts w:asciiTheme="minorHAnsi" w:hAnsiTheme="minorHAnsi" w:cstheme="minorHAnsi"/>
          <w:sz w:val="22"/>
        </w:rPr>
        <w:t xml:space="preserve"> both LFM and OFDM modulation schemes.</w:t>
      </w:r>
    </w:p>
    <w:p w:rsidR="001C4A03" w:rsidRPr="007D2AC2" w:rsidP="001C4A03" w14:paraId="1E470085" w14:textId="77777777">
      <w:pPr>
        <w:rPr>
          <w:rFonts w:asciiTheme="minorHAnsi" w:hAnsiTheme="minorHAnsi" w:cstheme="minorHAnsi"/>
          <w:sz w:val="22"/>
        </w:rPr>
      </w:pPr>
      <w:ins w:id="602" w:author="Paperpal" w:date="2022-01-01T00:30:51Z">
        <w:r w:rsidRPr="007D2AC2">
          <w:rPr>
            <w:rFonts w:asciiTheme="minorHAnsi" w:hAnsiTheme="minorHAnsi" w:cstheme="minorHAnsi"/>
            <w:sz w:val="22"/>
          </w:rPr>
          <w:t>We</w:t>
        </w:r>
      </w:ins>
      <w:del w:id="603" w:author="Paperpal" w:date="2022-01-01T00:30:51Z">
        <w:r w:rsidRPr="007D2AC2">
          <w:rPr>
            <w:rFonts w:asciiTheme="minorHAnsi" w:hAnsiTheme="minorHAnsi" w:cstheme="minorHAnsi"/>
            <w:sz w:val="22"/>
          </w:rPr>
          <w:delText>The authors</w:delText>
        </w:r>
      </w:del>
      <w:r w:rsidRPr="007D2AC2">
        <w:rPr>
          <w:rFonts w:asciiTheme="minorHAnsi" w:hAnsiTheme="minorHAnsi" w:cstheme="minorHAnsi"/>
          <w:sz w:val="22"/>
        </w:rPr>
        <w:t xml:space="preserve"> appreciate the reviewer’s suggestion and have made changes to provide a clear explanation for the audience. </w:t>
      </w:r>
    </w:p>
    <w:p w:rsidR="001C4A03" w:rsidRPr="007D2AC2" w:rsidP="001C4A03" w14:paraId="24EBAA1C" w14:textId="77777777">
      <w:pPr>
        <w:rPr>
          <w:rFonts w:asciiTheme="minorHAnsi" w:hAnsiTheme="minorHAnsi" w:cstheme="minorHAnsi"/>
          <w:sz w:val="22"/>
        </w:rPr>
      </w:pPr>
      <w:r w:rsidRPr="007D2AC2">
        <w:rPr>
          <w:rFonts w:asciiTheme="minorHAnsi" w:hAnsiTheme="minorHAnsi" w:cstheme="minorHAnsi"/>
          <w:b/>
          <w:sz w:val="22"/>
        </w:rPr>
        <w:t xml:space="preserve">Author action: </w:t>
      </w:r>
      <w:r w:rsidRPr="007D2AC2">
        <w:rPr>
          <w:rFonts w:asciiTheme="minorHAnsi" w:hAnsiTheme="minorHAnsi" w:cstheme="minorHAnsi"/>
          <w:sz w:val="22"/>
        </w:rPr>
        <w:t>We updated the manuscript by the following actions:</w:t>
      </w:r>
    </w:p>
    <w:p w:rsidR="001C4A03" w:rsidRPr="007D2AC2" w:rsidP="001C4A03" w14:paraId="7FE9CC0F" w14:textId="77777777">
      <w:pPr>
        <w:pStyle w:val="ListParagraph"/>
        <w:numPr>
          <w:ilvl w:val="0"/>
          <w:numId w:val="2"/>
        </w:numPr>
        <w:jc w:val="both"/>
        <w:rPr>
          <w:rFonts w:asciiTheme="minorHAnsi" w:hAnsiTheme="minorHAnsi" w:cstheme="minorHAnsi"/>
          <w:sz w:val="22"/>
          <w:szCs w:val="22"/>
        </w:rPr>
      </w:pPr>
      <w:r w:rsidRPr="007D2AC2">
        <w:rPr>
          <w:rFonts w:asciiTheme="minorHAnsi" w:hAnsiTheme="minorHAnsi" w:cstheme="minorHAnsi"/>
          <w:sz w:val="22"/>
          <w:szCs w:val="22"/>
        </w:rPr>
        <w:t xml:space="preserve">In Section II-C, we added the following sentence to clarify the validity of the generalized signal model for common </w:t>
      </w:r>
      <w:del w:id="604" w:author="Paperpal" w:date="2022-01-01T00:30:51Z">
        <w:r w:rsidRPr="007D2AC2">
          <w:rPr>
            <w:rFonts w:asciiTheme="minorHAnsi" w:hAnsiTheme="minorHAnsi" w:cstheme="minorHAnsi"/>
            <w:sz w:val="22"/>
            <w:szCs w:val="22"/>
          </w:rPr>
          <w:delText>ultrawideband (</w:delText>
        </w:r>
      </w:del>
      <w:r w:rsidRPr="007D2AC2">
        <w:rPr>
          <w:rFonts w:asciiTheme="minorHAnsi" w:hAnsiTheme="minorHAnsi" w:cstheme="minorHAnsi"/>
          <w:sz w:val="22"/>
          <w:szCs w:val="22"/>
        </w:rPr>
        <w:t>UWB</w:t>
      </w:r>
      <w:del w:id="605" w:author="Paperpal" w:date="2022-01-01T00:30:51Z">
        <w:r w:rsidRPr="007D2AC2">
          <w:rPr>
            <w:rFonts w:asciiTheme="minorHAnsi" w:hAnsiTheme="minorHAnsi" w:cstheme="minorHAnsi"/>
            <w:sz w:val="22"/>
            <w:szCs w:val="22"/>
          </w:rPr>
          <w:delText>)</w:delText>
        </w:r>
      </w:del>
      <w:r w:rsidRPr="007D2AC2">
        <w:rPr>
          <w:rFonts w:asciiTheme="minorHAnsi" w:hAnsiTheme="minorHAnsi" w:cstheme="minorHAnsi"/>
          <w:sz w:val="22"/>
          <w:szCs w:val="22"/>
        </w:rPr>
        <w:t xml:space="preserve"> modulation schemes.</w:t>
      </w:r>
    </w:p>
    <w:p w:rsidR="001C4A03" w:rsidRPr="007D2AC2" w:rsidP="001C4A03" w14:paraId="47465E20" w14:textId="77777777">
      <w:pPr>
        <w:ind w:left="720"/>
        <w:rPr>
          <w:rFonts w:asciiTheme="minorHAnsi" w:hAnsiTheme="minorHAnsi" w:cstheme="minorHAnsi"/>
          <w:sz w:val="22"/>
        </w:rPr>
      </w:pPr>
      <w:r w:rsidRPr="007D2AC2">
        <w:rPr>
          <w:rFonts w:asciiTheme="minorHAnsi" w:hAnsiTheme="minorHAnsi" w:cstheme="minorHAnsi"/>
          <w:sz w:val="22"/>
          <w:highlight w:val="yellow"/>
        </w:rPr>
        <w:t xml:space="preserve">“The frequency-domain model of the received signal (9) is valid for any UWB radar signaling scheme, including frequency-modulated continuous-wave (FMCW), phase modulated continuous wave (PMCW), or orthogonal frequency-division multiplexing (OFDM), commonly employed in 5G and IoT applications [35]. </w:t>
      </w:r>
      <w:ins w:id="606" w:author="Paperpal" w:date="2022-01-01T00:30:51Z">
        <w:r w:rsidRPr="007D2AC2">
          <w:rPr>
            <w:rFonts w:asciiTheme="minorHAnsi" w:hAnsiTheme="minorHAnsi" w:cstheme="minorHAnsi"/>
            <w:sz w:val="22"/>
            <w:highlight w:val="yellow"/>
          </w:rPr>
          <w:t>Furthermore</w:t>
        </w:r>
      </w:ins>
      <w:del w:id="607" w:author="Paperpal" w:date="2022-01-01T00:30:51Z">
        <w:r w:rsidRPr="007D2AC2">
          <w:rPr>
            <w:rFonts w:asciiTheme="minorHAnsi" w:hAnsiTheme="minorHAnsi" w:cstheme="minorHAnsi"/>
            <w:sz w:val="22"/>
            <w:highlight w:val="yellow"/>
          </w:rPr>
          <w:delText>Further</w:delText>
        </w:r>
      </w:del>
      <w:r w:rsidRPr="007D2AC2">
        <w:rPr>
          <w:rFonts w:asciiTheme="minorHAnsi" w:hAnsiTheme="minorHAnsi" w:cstheme="minorHAnsi"/>
          <w:sz w:val="22"/>
          <w:highlight w:val="yellow"/>
        </w:rPr>
        <w:t>, prior research on freehand imaging and similar IoT applications has employed a purely stepped-frequency</w:t>
      </w:r>
      <w:del w:id="608" w:author="Paperpal" w:date="2022-01-01T00:30:51Z">
        <w:r w:rsidRPr="007D2AC2">
          <w:rPr>
            <w:rFonts w:asciiTheme="minorHAnsi" w:hAnsiTheme="minorHAnsi" w:cstheme="minorHAnsi"/>
            <w:sz w:val="22"/>
            <w:highlight w:val="yellow"/>
          </w:rPr>
          <w:delText>,</w:delText>
        </w:r>
      </w:del>
      <w:r w:rsidRPr="007D2AC2">
        <w:rPr>
          <w:rFonts w:asciiTheme="minorHAnsi" w:hAnsiTheme="minorHAnsi" w:cstheme="minorHAnsi"/>
          <w:sz w:val="22"/>
          <w:highlight w:val="yellow"/>
        </w:rPr>
        <w:t xml:space="preserve"> FMCW signal model [10]-[13]. Similarly, </w:t>
      </w:r>
      <w:del w:id="609" w:author="Paperpal" w:date="2022-01-01T00:30:51Z">
        <w:r w:rsidRPr="007D2AC2">
          <w:rPr>
            <w:rFonts w:asciiTheme="minorHAnsi" w:hAnsiTheme="minorHAnsi" w:cstheme="minorHAnsi"/>
            <w:sz w:val="22"/>
            <w:highlight w:val="yellow"/>
          </w:rPr>
          <w:delText xml:space="preserve">the </w:delText>
        </w:r>
      </w:del>
      <w:r w:rsidRPr="007D2AC2">
        <w:rPr>
          <w:rFonts w:asciiTheme="minorHAnsi" w:hAnsiTheme="minorHAnsi" w:cstheme="minorHAnsi"/>
          <w:sz w:val="22"/>
          <w:highlight w:val="yellow"/>
        </w:rPr>
        <w:t>Google Pixel 4 utilizes a Google Soli 60 GHz mmWave FMCW radar for sensing [8].”</w:t>
      </w:r>
    </w:p>
    <w:p w:rsidR="001C4A03" w:rsidRPr="007D2AC2" w:rsidP="001C4A03" w14:paraId="7195C312" w14:textId="77777777">
      <w:pPr>
        <w:pStyle w:val="ListParagraph"/>
        <w:numPr>
          <w:ilvl w:val="0"/>
          <w:numId w:val="2"/>
        </w:numPr>
        <w:jc w:val="both"/>
        <w:rPr>
          <w:rFonts w:asciiTheme="minorHAnsi" w:hAnsiTheme="minorHAnsi" w:cstheme="minorHAnsi"/>
          <w:sz w:val="22"/>
          <w:szCs w:val="22"/>
        </w:rPr>
      </w:pPr>
      <w:r w:rsidRPr="007D2AC2">
        <w:rPr>
          <w:rFonts w:asciiTheme="minorHAnsi" w:hAnsiTheme="minorHAnsi" w:cstheme="minorHAnsi"/>
          <w:sz w:val="22"/>
          <w:szCs w:val="22"/>
        </w:rPr>
        <w:t xml:space="preserve">In Section IV, we </w:t>
      </w:r>
      <w:ins w:id="610" w:author="Paperpal" w:date="2022-01-01T00:30:51Z">
        <w:r w:rsidRPr="007D2AC2">
          <w:rPr>
            <w:rFonts w:asciiTheme="minorHAnsi" w:hAnsiTheme="minorHAnsi" w:cstheme="minorHAnsi"/>
            <w:sz w:val="22"/>
            <w:szCs w:val="22"/>
          </w:rPr>
          <w:t>clarify</w:t>
        </w:r>
      </w:ins>
      <w:del w:id="611" w:author="Paperpal" w:date="2022-01-01T00:30:51Z">
        <w:r w:rsidRPr="007D2AC2">
          <w:rPr>
            <w:rFonts w:asciiTheme="minorHAnsi" w:hAnsiTheme="minorHAnsi" w:cstheme="minorHAnsi"/>
            <w:sz w:val="22"/>
            <w:szCs w:val="22"/>
          </w:rPr>
          <w:delText>clarified</w:delText>
        </w:r>
      </w:del>
      <w:r w:rsidRPr="007D2AC2">
        <w:rPr>
          <w:rFonts w:asciiTheme="minorHAnsi" w:hAnsiTheme="minorHAnsi" w:cstheme="minorHAnsi"/>
          <w:sz w:val="22"/>
          <w:szCs w:val="22"/>
        </w:rPr>
        <w:t xml:space="preserve"> the choice of an FMCW radar and the efficacy of the proposed algorithm for both OFDM and FMCW radar signaling by adding the following</w:t>
      </w:r>
      <w:del w:id="612" w:author="Paperpal" w:date="2022-01-01T00:30:51Z">
        <w:r w:rsidRPr="007D2AC2">
          <w:rPr>
            <w:rFonts w:asciiTheme="minorHAnsi" w:hAnsiTheme="minorHAnsi" w:cstheme="minorHAnsi"/>
            <w:sz w:val="22"/>
            <w:szCs w:val="22"/>
          </w:rPr>
          <w:delText xml:space="preserve"> part</w:delText>
        </w:r>
      </w:del>
      <w:r w:rsidRPr="007D2AC2">
        <w:rPr>
          <w:rFonts w:asciiTheme="minorHAnsi" w:hAnsiTheme="minorHAnsi" w:cstheme="minorHAnsi"/>
          <w:sz w:val="22"/>
          <w:szCs w:val="22"/>
        </w:rPr>
        <w:t xml:space="preserve">.  </w:t>
      </w:r>
    </w:p>
    <w:p w:rsidR="001C4A03" w:rsidRPr="007D2AC2" w:rsidP="001C4A03" w14:paraId="19697464" w14:textId="77777777">
      <w:pPr>
        <w:ind w:left="720"/>
        <w:rPr>
          <w:rFonts w:asciiTheme="minorHAnsi" w:hAnsiTheme="minorHAnsi" w:cstheme="minorHAnsi"/>
          <w:sz w:val="22"/>
        </w:rPr>
      </w:pPr>
      <w:r w:rsidRPr="007D2AC2">
        <w:rPr>
          <w:rFonts w:asciiTheme="minorHAnsi" w:hAnsiTheme="minorHAnsi" w:cstheme="minorHAnsi"/>
          <w:sz w:val="22"/>
          <w:highlight w:val="yellow"/>
        </w:rPr>
        <w:t xml:space="preserve">“While 5G and IoT applications commonly employ an OFDM modulation scheme, the TI radar employed for the following experiments is limited to FMCW signaling. </w:t>
      </w:r>
      <w:ins w:id="613" w:author="Paperpal" w:date="2022-01-01T00:30:51Z">
        <w:r w:rsidRPr="007D2AC2">
          <w:rPr>
            <w:rFonts w:asciiTheme="minorHAnsi" w:hAnsiTheme="minorHAnsi" w:cstheme="minorHAnsi"/>
            <w:sz w:val="22"/>
            <w:highlight w:val="yellow"/>
          </w:rPr>
          <w:t>In contrast</w:t>
        </w:r>
      </w:ins>
      <w:del w:id="614" w:author="Paperpal" w:date="2022-01-01T00:30:51Z">
        <w:r w:rsidRPr="007D2AC2">
          <w:rPr>
            <w:rFonts w:asciiTheme="minorHAnsi" w:hAnsiTheme="minorHAnsi" w:cstheme="minorHAnsi"/>
            <w:sz w:val="22"/>
            <w:highlight w:val="yellow"/>
          </w:rPr>
          <w:delText>On the other hand</w:delText>
        </w:r>
      </w:del>
      <w:r w:rsidRPr="007D2AC2">
        <w:rPr>
          <w:rFonts w:asciiTheme="minorHAnsi" w:hAnsiTheme="minorHAnsi" w:cstheme="minorHAnsi"/>
          <w:sz w:val="22"/>
          <w:highlight w:val="yellow"/>
        </w:rPr>
        <w:t xml:space="preserve">, FMCW radar has been utilized for smartphone applications, notably </w:t>
      </w:r>
      <w:del w:id="615" w:author="Paperpal" w:date="2022-01-01T00:30:51Z">
        <w:r w:rsidRPr="007D2AC2">
          <w:rPr>
            <w:rFonts w:asciiTheme="minorHAnsi" w:hAnsiTheme="minorHAnsi" w:cstheme="minorHAnsi"/>
            <w:sz w:val="22"/>
            <w:highlight w:val="yellow"/>
          </w:rPr>
          <w:delText xml:space="preserve">the </w:delText>
        </w:r>
      </w:del>
      <w:r w:rsidRPr="007D2AC2">
        <w:rPr>
          <w:rFonts w:asciiTheme="minorHAnsi" w:hAnsiTheme="minorHAnsi" w:cstheme="minorHAnsi"/>
          <w:sz w:val="22"/>
          <w:highlight w:val="yellow"/>
        </w:rPr>
        <w:t xml:space="preserve">Google Pixel 4, which is equipped with </w:t>
      </w:r>
      <w:del w:id="616" w:author="Paperpal" w:date="2022-01-01T00:30:51Z">
        <w:r w:rsidRPr="007D2AC2">
          <w:rPr>
            <w:rFonts w:asciiTheme="minorHAnsi" w:hAnsiTheme="minorHAnsi" w:cstheme="minorHAnsi"/>
            <w:sz w:val="22"/>
            <w:highlight w:val="yellow"/>
          </w:rPr>
          <w:delText xml:space="preserve">a </w:delText>
        </w:r>
      </w:del>
      <w:r w:rsidRPr="007D2AC2">
        <w:rPr>
          <w:rFonts w:asciiTheme="minorHAnsi" w:hAnsiTheme="minorHAnsi" w:cstheme="minorHAnsi"/>
          <w:sz w:val="22"/>
          <w:highlight w:val="yellow"/>
        </w:rPr>
        <w:t>Google Soli FMCW radar [8]. The proposed range migration-based algorithm is applicable to both OFDM and FMCW radars; hence, the results discussed in the following section are relevant for a wide array of 5G, IoT, smartphone, and automotive applications [39].”</w:t>
      </w:r>
    </w:p>
    <w:p w:rsidR="001C4A03" w:rsidRPr="007D2AC2" w:rsidP="001C4A03" w14:paraId="7DA2D4B3" w14:textId="77777777">
      <w:pPr>
        <w:rPr>
          <w:rFonts w:asciiTheme="minorHAnsi" w:hAnsiTheme="minorHAnsi" w:cstheme="minorHAnsi"/>
          <w:b/>
          <w:color w:val="000090"/>
          <w:sz w:val="22"/>
        </w:rPr>
      </w:pPr>
      <w:r>
        <w:rPr>
          <w:rFonts w:asciiTheme="minorHAnsi" w:hAnsiTheme="minorHAnsi" w:cstheme="minorHAnsi"/>
          <w:b/>
          <w:noProof/>
          <w:color w:val="000090"/>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Default Line" style="width:481.55pt;height:1.55pt" o:hrpct="0" o:hr="t">
            <v:imagedata r:id="rId74" o:title="Default Line"/>
          </v:shape>
        </w:pict>
      </w:r>
    </w:p>
    <w:p w:rsidR="001C4A03" w:rsidRPr="007D2AC2" w:rsidP="001C4A03" w14:paraId="6AC6D5F4" w14:textId="77777777">
      <w:pPr>
        <w:rPr>
          <w:rFonts w:asciiTheme="minorHAnsi" w:hAnsiTheme="minorHAnsi" w:cstheme="minorHAnsi"/>
          <w:b/>
          <w:bCs/>
          <w:color w:val="008000"/>
          <w:sz w:val="22"/>
        </w:rPr>
      </w:pPr>
    </w:p>
    <w:p w:rsidR="001C4A03" w:rsidRPr="007D2AC2" w:rsidP="001C4A03" w14:paraId="690AE674" w14:textId="77777777">
      <w:pPr>
        <w:rPr>
          <w:rFonts w:asciiTheme="minorHAnsi" w:hAnsiTheme="minorHAnsi" w:cstheme="minorHAnsi"/>
          <w:color w:val="008000"/>
          <w:sz w:val="22"/>
        </w:rPr>
      </w:pPr>
      <w:r w:rsidRPr="007D2AC2">
        <w:rPr>
          <w:rFonts w:asciiTheme="minorHAnsi" w:hAnsiTheme="minorHAnsi" w:cstheme="minorHAnsi"/>
          <w:b/>
          <w:bCs/>
          <w:color w:val="008000"/>
          <w:sz w:val="22"/>
        </w:rPr>
        <w:t>Reviewer #1, Concern #2:</w:t>
      </w:r>
      <w:r w:rsidRPr="007D2AC2">
        <w:rPr>
          <w:rFonts w:asciiTheme="minorHAnsi" w:hAnsiTheme="minorHAnsi" w:cstheme="minorHAnsi"/>
          <w:color w:val="008000"/>
          <w:sz w:val="22"/>
        </w:rPr>
        <w:t xml:space="preserve"> </w:t>
      </w:r>
      <w:r w:rsidRPr="007D2AC2">
        <w:rPr>
          <w:rFonts w:asciiTheme="minorHAnsi" w:hAnsiTheme="minorHAnsi" w:cstheme="minorHAnsi"/>
          <w:sz w:val="22"/>
        </w:rPr>
        <w:t xml:space="preserve">It seems that the Tx and Rx are fixed </w:t>
      </w:r>
      <w:ins w:id="617" w:author="Paperpal" w:date="2022-01-01T00:30:51Z">
        <w:r w:rsidRPr="007D2AC2">
          <w:rPr>
            <w:rFonts w:asciiTheme="minorHAnsi" w:hAnsiTheme="minorHAnsi" w:cstheme="minorHAnsi"/>
            <w:sz w:val="22"/>
          </w:rPr>
          <w:t>on</w:t>
        </w:r>
      </w:ins>
      <w:del w:id="618" w:author="Paperpal" w:date="2022-01-01T00:30:51Z">
        <w:r w:rsidRPr="007D2AC2">
          <w:rPr>
            <w:rFonts w:asciiTheme="minorHAnsi" w:hAnsiTheme="minorHAnsi" w:cstheme="minorHAnsi"/>
            <w:sz w:val="22"/>
          </w:rPr>
          <w:delText>in</w:delText>
        </w:r>
      </w:del>
      <w:r w:rsidRPr="007D2AC2">
        <w:rPr>
          <w:rFonts w:asciiTheme="minorHAnsi" w:hAnsiTheme="minorHAnsi" w:cstheme="minorHAnsi"/>
          <w:sz w:val="22"/>
        </w:rPr>
        <w:t xml:space="preserve"> the board and have the same movement state</w:t>
      </w:r>
      <w:del w:id="619"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 </w:t>
      </w:r>
      <w:ins w:id="620" w:author="Paperpal" w:date="2022-01-01T00:30:51Z">
        <w:r w:rsidRPr="007D2AC2">
          <w:rPr>
            <w:rFonts w:asciiTheme="minorHAnsi" w:hAnsiTheme="minorHAnsi" w:cstheme="minorHAnsi"/>
            <w:sz w:val="22"/>
          </w:rPr>
          <w:t>because</w:t>
        </w:r>
      </w:ins>
      <w:del w:id="621" w:author="Paperpal" w:date="2022-01-01T00:30:51Z">
        <w:r w:rsidRPr="007D2AC2">
          <w:rPr>
            <w:rFonts w:asciiTheme="minorHAnsi" w:hAnsiTheme="minorHAnsi" w:cstheme="minorHAnsi"/>
            <w:sz w:val="22"/>
          </w:rPr>
          <w:delText>since</w:delText>
        </w:r>
      </w:del>
      <w:r w:rsidRPr="007D2AC2">
        <w:rPr>
          <w:rFonts w:asciiTheme="minorHAnsi" w:hAnsiTheme="minorHAnsi" w:cstheme="minorHAnsi"/>
          <w:sz w:val="22"/>
        </w:rPr>
        <w:t xml:space="preserve"> the TI AWR1443BOOST is used in the experiments. Does </w:t>
      </w:r>
      <w:ins w:id="622" w:author="Paperpal" w:date="2022-01-01T00:30:51Z">
        <w:r w:rsidRPr="007D2AC2">
          <w:rPr>
            <w:rFonts w:asciiTheme="minorHAnsi" w:hAnsiTheme="minorHAnsi" w:cstheme="minorHAnsi"/>
            <w:sz w:val="22"/>
          </w:rPr>
          <w:t>this</w:t>
        </w:r>
      </w:ins>
      <w:del w:id="623" w:author="Paperpal" w:date="2022-01-01T00:30:51Z">
        <w:r w:rsidRPr="007D2AC2">
          <w:rPr>
            <w:rFonts w:asciiTheme="minorHAnsi" w:hAnsiTheme="minorHAnsi" w:cstheme="minorHAnsi"/>
            <w:sz w:val="22"/>
          </w:rPr>
          <w:delText>it</w:delText>
        </w:r>
      </w:del>
      <w:r w:rsidRPr="007D2AC2">
        <w:rPr>
          <w:rFonts w:asciiTheme="minorHAnsi" w:hAnsiTheme="minorHAnsi" w:cstheme="minorHAnsi"/>
          <w:sz w:val="22"/>
        </w:rPr>
        <w:t xml:space="preserve"> meet the requirements for irregular sampling in </w:t>
      </w:r>
      <w:ins w:id="62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a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real scene?</w:t>
      </w:r>
    </w:p>
    <w:p w:rsidR="001C4A03" w:rsidRPr="007D2AC2" w:rsidP="001C4A03" w14:paraId="6237D0DF" w14:textId="77777777">
      <w:pPr>
        <w:rPr>
          <w:rFonts w:asciiTheme="minorHAnsi" w:hAnsiTheme="minorHAnsi" w:cstheme="minorHAnsi"/>
          <w:sz w:val="22"/>
        </w:rPr>
      </w:pPr>
      <w:r w:rsidRPr="007D2AC2">
        <w:rPr>
          <w:rFonts w:asciiTheme="minorHAnsi" w:hAnsiTheme="minorHAnsi" w:cstheme="minorHAnsi"/>
          <w:b/>
          <w:sz w:val="22"/>
        </w:rPr>
        <w:t>Author response:</w:t>
      </w:r>
      <w:r w:rsidRPr="007D2AC2">
        <w:rPr>
          <w:rFonts w:asciiTheme="minorHAnsi" w:hAnsiTheme="minorHAnsi" w:cstheme="minorHAnsi"/>
          <w:sz w:val="22"/>
        </w:rPr>
        <w:t xml:space="preserve"> </w:t>
      </w:r>
      <w:ins w:id="625" w:author="Paperpal" w:date="2022-01-01T00:30:51Z">
        <w:r w:rsidRPr="007D2AC2">
          <w:rPr>
            <w:rFonts w:asciiTheme="minorHAnsi" w:hAnsiTheme="minorHAnsi" w:cstheme="minorHAnsi"/>
            <w:sz w:val="22"/>
          </w:rPr>
          <w:t>We</w:t>
        </w:r>
      </w:ins>
      <w:del w:id="626" w:author="Paperpal" w:date="2022-01-01T00:30:51Z">
        <w:r w:rsidRPr="007D2AC2">
          <w:rPr>
            <w:rFonts w:asciiTheme="minorHAnsi" w:hAnsiTheme="minorHAnsi" w:cstheme="minorHAnsi"/>
            <w:sz w:val="22"/>
          </w:rPr>
          <w:delText>The authors</w:delText>
        </w:r>
      </w:del>
      <w:r w:rsidRPr="007D2AC2">
        <w:rPr>
          <w:rFonts w:asciiTheme="minorHAnsi" w:hAnsiTheme="minorHAnsi" w:cstheme="minorHAnsi"/>
          <w:sz w:val="22"/>
        </w:rPr>
        <w:t xml:space="preserve"> appreciate this comment from the reviewer. The reviewer is correct that the transmit (Tx) and receive (Rx) elements </w:t>
      </w:r>
      <w:ins w:id="627" w:author="Paperpal" w:date="2022-01-01T00:30:51Z">
        <w:r w:rsidRPr="007D2AC2">
          <w:rPr>
            <w:rFonts w:asciiTheme="minorHAnsi" w:hAnsiTheme="minorHAnsi" w:cstheme="minorHAnsi"/>
            <w:sz w:val="22"/>
          </w:rPr>
          <w:t>were</w:t>
        </w:r>
      </w:ins>
      <w:del w:id="628" w:author="Paperpal" w:date="2022-01-01T00:30:51Z">
        <w:r w:rsidRPr="007D2AC2">
          <w:rPr>
            <w:rFonts w:asciiTheme="minorHAnsi" w:hAnsiTheme="minorHAnsi" w:cstheme="minorHAnsi"/>
            <w:sz w:val="22"/>
          </w:rPr>
          <w:delText>are</w:delText>
        </w:r>
      </w:del>
      <w:r w:rsidRPr="007D2AC2">
        <w:rPr>
          <w:rFonts w:asciiTheme="minorHAnsi" w:hAnsiTheme="minorHAnsi" w:cstheme="minorHAnsi"/>
          <w:sz w:val="22"/>
        </w:rPr>
        <w:t xml:space="preserve"> fixed on the radar board in the experiments. However, the number of elements on the board </w:t>
      </w:r>
      <w:ins w:id="629" w:author="Paperpal" w:date="2022-01-01T00:30:51Z">
        <w:r w:rsidRPr="007D2AC2">
          <w:rPr>
            <w:rFonts w:asciiTheme="minorHAnsi" w:hAnsiTheme="minorHAnsi" w:cstheme="minorHAnsi"/>
            <w:sz w:val="22"/>
          </w:rPr>
          <w:t>is</w:t>
        </w:r>
      </w:ins>
      <w:del w:id="630" w:author="Paperpal" w:date="2022-01-01T00:30:51Z">
        <w:r w:rsidRPr="007D2AC2">
          <w:rPr>
            <w:rFonts w:asciiTheme="minorHAnsi" w:hAnsiTheme="minorHAnsi" w:cstheme="minorHAnsi"/>
            <w:sz w:val="22"/>
          </w:rPr>
          <w:delText>are</w:delText>
        </w:r>
      </w:del>
      <w:r w:rsidRPr="007D2AC2">
        <w:rPr>
          <w:rFonts w:asciiTheme="minorHAnsi" w:hAnsiTheme="minorHAnsi" w:cstheme="minorHAnsi"/>
          <w:sz w:val="22"/>
        </w:rPr>
        <w:t xml:space="preserve"> small</w:t>
      </w:r>
      <w:ins w:id="631"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such that the radar is suitable for a smartphone or </w:t>
      </w:r>
      <w:ins w:id="63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an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IoT application. </w:t>
      </w:r>
      <w:ins w:id="63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However, </w:t>
        </w:r>
      </w:ins>
      <w:ins w:id="634" w:author="Paperpal" w:date="2022-01-01T00:30:51Z">
        <w:r w:rsidRPr="007D2AC2">
          <w:rPr>
            <w:rFonts w:asciiTheme="minorHAnsi" w:hAnsiTheme="minorHAnsi" w:cstheme="minorHAnsi"/>
            <w:sz w:val="22"/>
          </w:rPr>
          <w:t>the</w:t>
        </w:r>
      </w:ins>
      <w:del w:id="635" w:author="Paperpal" w:date="2022-01-01T00:30:51Z">
        <w:r w:rsidRPr="007D2AC2">
          <w:rPr>
            <w:rFonts w:asciiTheme="minorHAnsi" w:hAnsiTheme="minorHAnsi" w:cstheme="minorHAnsi"/>
            <w:sz w:val="22"/>
          </w:rPr>
          <w:delText>The</w:delText>
        </w:r>
      </w:del>
      <w:r w:rsidRPr="007D2AC2">
        <w:rPr>
          <w:rFonts w:asciiTheme="minorHAnsi" w:hAnsiTheme="minorHAnsi" w:cstheme="minorHAnsi"/>
          <w:sz w:val="22"/>
        </w:rPr>
        <w:t xml:space="preserve"> challenge is to synthetically create a uniform aperture geometry. Existing techniques for image reconstruction with </w:t>
      </w:r>
      <w:ins w:id="636" w:author="Paperpal" w:date="2022-01-01T00:30:51Z">
        <w:r w:rsidRPr="007D2AC2">
          <w:rPr>
            <w:rFonts w:asciiTheme="minorHAnsi" w:hAnsiTheme="minorHAnsi" w:cstheme="minorHAnsi"/>
            <w:sz w:val="22"/>
          </w:rPr>
          <w:t>noncooperative</w:t>
        </w:r>
      </w:ins>
      <w:del w:id="637" w:author="Paperpal" w:date="2022-01-01T00:30:51Z">
        <w:r w:rsidRPr="007D2AC2">
          <w:rPr>
            <w:rFonts w:asciiTheme="minorHAnsi" w:hAnsiTheme="minorHAnsi" w:cstheme="minorHAnsi"/>
            <w:sz w:val="22"/>
          </w:rPr>
          <w:delText>non-cooperative</w:delText>
        </w:r>
      </w:del>
      <w:r w:rsidRPr="007D2AC2">
        <w:rPr>
          <w:rFonts w:asciiTheme="minorHAnsi" w:hAnsiTheme="minorHAnsi" w:cstheme="minorHAnsi"/>
          <w:sz w:val="22"/>
        </w:rPr>
        <w:t xml:space="preserve"> near-field </w:t>
      </w:r>
      <w:r w:rsidRPr="007D2AC2">
        <w:rPr>
          <w:rFonts w:asciiTheme="minorHAnsi" w:hAnsiTheme="minorHAnsi" w:cstheme="minorHAnsi"/>
          <w:sz w:val="22"/>
        </w:rPr>
        <w:t xml:space="preserve">scanning geometries are computationally burdensome and infeasible for mobile applications. The irregular scanning geometry investigated in this </w:t>
      </w:r>
      <w:ins w:id="638" w:author="Paperpal" w:date="2022-01-01T00:30:51Z">
        <w:r w:rsidRPr="007D2AC2">
          <w:rPr>
            <w:rFonts w:asciiTheme="minorHAnsi" w:hAnsiTheme="minorHAnsi" w:cstheme="minorHAnsi"/>
            <w:sz w:val="22"/>
          </w:rPr>
          <w:t>study</w:t>
        </w:r>
      </w:ins>
      <w:del w:id="639" w:author="Paperpal" w:date="2022-01-01T00:30:51Z">
        <w:r w:rsidRPr="007D2AC2">
          <w:rPr>
            <w:rFonts w:asciiTheme="minorHAnsi" w:hAnsiTheme="minorHAnsi" w:cstheme="minorHAnsi"/>
            <w:sz w:val="22"/>
          </w:rPr>
          <w:delText>manuscript</w:delText>
        </w:r>
      </w:del>
      <w:r w:rsidRPr="007D2AC2">
        <w:rPr>
          <w:rFonts w:asciiTheme="minorHAnsi" w:hAnsiTheme="minorHAnsi" w:cstheme="minorHAnsi"/>
          <w:sz w:val="22"/>
        </w:rPr>
        <w:t xml:space="preserve">, referred to as multi-planar multistatic, is an extension of the common planar MIMO-SAR scanning mode. In planar MIMO-SAR, a multistatic radar platform is scanned across a planar aperture, </w:t>
      </w:r>
      <w:ins w:id="640" w:author="Paperpal" w:date="2022-01-01T00:30:51Z">
        <w:r w:rsidRPr="007D2AC2">
          <w:rPr>
            <w:rFonts w:asciiTheme="minorHAnsi" w:hAnsiTheme="minorHAnsi" w:cstheme="minorHAnsi"/>
            <w:sz w:val="22"/>
          </w:rPr>
          <w:t>which implies that</w:t>
        </w:r>
      </w:ins>
      <w:del w:id="641" w:author="Paperpal" w:date="2022-01-01T00:30:51Z">
        <w:r w:rsidRPr="007D2AC2">
          <w:rPr>
            <w:rFonts w:asciiTheme="minorHAnsi" w:hAnsiTheme="minorHAnsi" w:cstheme="minorHAnsi"/>
            <w:sz w:val="22"/>
          </w:rPr>
          <w:delText>implying</w:delText>
        </w:r>
      </w:del>
      <w:r w:rsidRPr="007D2AC2">
        <w:rPr>
          <w:rFonts w:asciiTheme="minorHAnsi" w:hAnsiTheme="minorHAnsi" w:cstheme="minorHAnsi"/>
          <w:sz w:val="22"/>
        </w:rPr>
        <w:t xml:space="preserve"> the Tx and Rx elements are fixed to the board and spatially translated as the radar is scanned across the planar track. The algorithm proposed in our manuscript offers an efficient solution to the MIMO-SAR case</w:t>
      </w:r>
      <w:ins w:id="64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such that the planar assumption does not hold. For applications such as </w:t>
      </w:r>
      <w:ins w:id="643" w:author="Paperpal" w:date="2022-01-01T00:30:51Z">
        <w:r w:rsidRPr="007D2AC2">
          <w:rPr>
            <w:rFonts w:asciiTheme="minorHAnsi" w:hAnsiTheme="minorHAnsi" w:cstheme="minorHAnsi"/>
            <w:sz w:val="22"/>
          </w:rPr>
          <w:t>freehand smartphone</w:t>
        </w:r>
      </w:ins>
      <w:del w:id="644" w:author="Paperpal" w:date="2022-01-01T00:30:51Z">
        <w:r w:rsidRPr="007D2AC2">
          <w:rPr>
            <w:rFonts w:asciiTheme="minorHAnsi" w:hAnsiTheme="minorHAnsi" w:cstheme="minorHAnsi"/>
            <w:sz w:val="22"/>
          </w:rPr>
          <w:delText>smartphone freehand</w:delText>
        </w:r>
      </w:del>
      <w:r w:rsidRPr="007D2AC2">
        <w:rPr>
          <w:rFonts w:asciiTheme="minorHAnsi" w:hAnsiTheme="minorHAnsi" w:cstheme="minorHAnsi"/>
          <w:sz w:val="22"/>
        </w:rPr>
        <w:t xml:space="preserve"> imaging or automotive SAR, the MIMO radar is scanned across space, but the planar array assumption is invalid. For the multi-planar MIMO-SAR scanning mode</w:t>
      </w:r>
      <w:del w:id="645"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 described in Section II-A and shown in Fig. 1, </w:t>
      </w:r>
      <w:del w:id="646" w:author="Paperpal" w:date="2022-01-01T00:30:51Z">
        <w:r w:rsidRPr="007D2AC2">
          <w:rPr>
            <w:rFonts w:asciiTheme="minorHAnsi" w:hAnsiTheme="minorHAnsi" w:cstheme="minorHAnsi"/>
            <w:sz w:val="22"/>
          </w:rPr>
          <w:delText xml:space="preserve">the </w:delText>
        </w:r>
      </w:del>
      <w:r w:rsidRPr="007D2AC2">
        <w:rPr>
          <w:rFonts w:asciiTheme="minorHAnsi" w:hAnsiTheme="minorHAnsi" w:cstheme="minorHAnsi"/>
          <w:sz w:val="22"/>
        </w:rPr>
        <w:t xml:space="preserve">Tx and Rx are fixed on the radar and the entire radar platform is moved throughout space in an irregular scanning pattern. Hence, </w:t>
      </w:r>
      <w:del w:id="647" w:author="Paperpal" w:date="2022-01-01T00:30:51Z">
        <w:r w:rsidRPr="007D2AC2">
          <w:rPr>
            <w:rFonts w:asciiTheme="minorHAnsi" w:hAnsiTheme="minorHAnsi" w:cstheme="minorHAnsi"/>
            <w:sz w:val="22"/>
          </w:rPr>
          <w:delText xml:space="preserve">the </w:delText>
        </w:r>
      </w:del>
      <w:r w:rsidRPr="007D2AC2">
        <w:rPr>
          <w:rFonts w:asciiTheme="minorHAnsi" w:hAnsiTheme="minorHAnsi" w:cstheme="minorHAnsi"/>
          <w:sz w:val="22"/>
        </w:rPr>
        <w:t xml:space="preserve">TI AWR1443BOOST used in the experiments </w:t>
      </w:r>
      <w:ins w:id="648" w:author="Paperpal" w:date="2022-01-01T00:30:51Z">
        <w:r w:rsidRPr="007D2AC2">
          <w:rPr>
            <w:rFonts w:asciiTheme="minorHAnsi" w:hAnsiTheme="minorHAnsi" w:cstheme="minorHAnsi"/>
            <w:sz w:val="22"/>
          </w:rPr>
          <w:t>met</w:t>
        </w:r>
      </w:ins>
      <w:del w:id="649" w:author="Paperpal" w:date="2022-01-01T00:30:51Z">
        <w:r w:rsidRPr="007D2AC2">
          <w:rPr>
            <w:rFonts w:asciiTheme="minorHAnsi" w:hAnsiTheme="minorHAnsi" w:cstheme="minorHAnsi"/>
            <w:sz w:val="22"/>
          </w:rPr>
          <w:delText>does meet</w:delText>
        </w:r>
      </w:del>
      <w:r w:rsidRPr="007D2AC2">
        <w:rPr>
          <w:rFonts w:asciiTheme="minorHAnsi" w:hAnsiTheme="minorHAnsi" w:cstheme="minorHAnsi"/>
          <w:sz w:val="22"/>
        </w:rPr>
        <w:t xml:space="preserve"> the irregular sampling conditions investigated in this </w:t>
      </w:r>
      <w:ins w:id="650" w:author="Paperpal" w:date="2022-01-01T00:30:51Z">
        <w:r w:rsidRPr="007D2AC2">
          <w:rPr>
            <w:rFonts w:asciiTheme="minorHAnsi" w:hAnsiTheme="minorHAnsi" w:cstheme="minorHAnsi"/>
            <w:sz w:val="22"/>
          </w:rPr>
          <w:t>study</w:t>
        </w:r>
      </w:ins>
      <w:del w:id="651" w:author="Paperpal" w:date="2022-01-01T00:30:51Z">
        <w:r w:rsidRPr="007D2AC2">
          <w:rPr>
            <w:rFonts w:asciiTheme="minorHAnsi" w:hAnsiTheme="minorHAnsi" w:cstheme="minorHAnsi"/>
            <w:sz w:val="22"/>
          </w:rPr>
          <w:delText>manuscript</w:delText>
        </w:r>
      </w:del>
      <w:r w:rsidRPr="007D2AC2">
        <w:rPr>
          <w:rFonts w:asciiTheme="minorHAnsi" w:hAnsiTheme="minorHAnsi" w:cstheme="minorHAnsi"/>
          <w:sz w:val="22"/>
        </w:rPr>
        <w:t xml:space="preserve">. </w:t>
      </w:r>
    </w:p>
    <w:p w:rsidR="001C4A03" w:rsidRPr="007D2AC2" w:rsidP="001C4A03" w14:paraId="1254E7F6" w14:textId="77777777">
      <w:pPr>
        <w:rPr>
          <w:rFonts w:asciiTheme="minorHAnsi" w:hAnsiTheme="minorHAnsi" w:cstheme="minorHAnsi"/>
          <w:sz w:val="22"/>
        </w:rPr>
      </w:pPr>
      <w:r w:rsidRPr="007D2AC2">
        <w:rPr>
          <w:rFonts w:asciiTheme="minorHAnsi" w:hAnsiTheme="minorHAnsi" w:cstheme="minorHAnsi"/>
          <w:sz w:val="22"/>
        </w:rPr>
        <w:t>To provide further clarity</w:t>
      </w:r>
      <w:del w:id="652" w:author="Paperpal" w:date="2022-01-01T00:30:51Z">
        <w:r w:rsidRPr="007D2AC2">
          <w:rPr>
            <w:rFonts w:asciiTheme="minorHAnsi" w:hAnsiTheme="minorHAnsi" w:cstheme="minorHAnsi"/>
            <w:sz w:val="22"/>
          </w:rPr>
          <w:delText xml:space="preserve"> to the reader</w:delText>
        </w:r>
      </w:del>
      <w:r w:rsidRPr="007D2AC2">
        <w:rPr>
          <w:rFonts w:asciiTheme="minorHAnsi" w:hAnsiTheme="minorHAnsi" w:cstheme="minorHAnsi"/>
          <w:sz w:val="22"/>
        </w:rPr>
        <w:t xml:space="preserve">, we have added additional </w:t>
      </w:r>
      <w:ins w:id="653" w:author="Paperpal" w:date="2022-01-01T00:30:51Z">
        <w:r w:rsidRPr="007D2AC2">
          <w:rPr>
            <w:rFonts w:asciiTheme="minorHAnsi" w:hAnsiTheme="minorHAnsi" w:cstheme="minorHAnsi"/>
            <w:sz w:val="22"/>
          </w:rPr>
          <w:t>details</w:t>
        </w:r>
      </w:ins>
      <w:del w:id="654" w:author="Paperpal" w:date="2022-01-01T00:30:51Z">
        <w:r w:rsidRPr="007D2AC2">
          <w:rPr>
            <w:rFonts w:asciiTheme="minorHAnsi" w:hAnsiTheme="minorHAnsi" w:cstheme="minorHAnsi"/>
            <w:sz w:val="22"/>
          </w:rPr>
          <w:delText>detail</w:delText>
        </w:r>
      </w:del>
      <w:r w:rsidRPr="007D2AC2">
        <w:rPr>
          <w:rFonts w:asciiTheme="minorHAnsi" w:hAnsiTheme="minorHAnsi" w:cstheme="minorHAnsi"/>
          <w:sz w:val="22"/>
        </w:rPr>
        <w:t xml:space="preserve"> to Section II-A</w:t>
      </w:r>
      <w:ins w:id="65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explaining the multi-planar MIMO-SAR operation and </w:t>
      </w:r>
      <w:ins w:id="65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its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potential applications. </w:t>
      </w:r>
    </w:p>
    <w:p w:rsidR="001C4A03" w:rsidRPr="007D2AC2" w:rsidP="001C4A03" w14:paraId="5E537FE3" w14:textId="77777777">
      <w:pPr>
        <w:rPr>
          <w:rFonts w:asciiTheme="minorHAnsi" w:hAnsiTheme="minorHAnsi" w:cstheme="minorHAnsi"/>
          <w:sz w:val="22"/>
        </w:rPr>
      </w:pPr>
      <w:r w:rsidRPr="007D2AC2">
        <w:rPr>
          <w:rFonts w:asciiTheme="minorHAnsi" w:hAnsiTheme="minorHAnsi" w:cstheme="minorHAnsi"/>
          <w:b/>
          <w:sz w:val="22"/>
        </w:rPr>
        <w:t xml:space="preserve">Author action: </w:t>
      </w:r>
      <w:r w:rsidRPr="007D2AC2">
        <w:rPr>
          <w:rFonts w:asciiTheme="minorHAnsi" w:hAnsiTheme="minorHAnsi" w:cstheme="minorHAnsi"/>
          <w:sz w:val="22"/>
        </w:rPr>
        <w:t xml:space="preserve">We </w:t>
      </w:r>
      <w:ins w:id="657"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have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updated the manuscript by adding the following paragraph to Section II-A:</w:t>
      </w:r>
    </w:p>
    <w:p w:rsidR="001C4A03" w:rsidRPr="007D2AC2" w:rsidP="001C4A03" w14:paraId="445E1828" w14:textId="77777777">
      <w:pPr>
        <w:ind w:left="720"/>
        <w:rPr>
          <w:rFonts w:asciiTheme="minorHAnsi" w:hAnsiTheme="minorHAnsi" w:cstheme="minorHAnsi"/>
          <w:sz w:val="22"/>
        </w:rPr>
      </w:pPr>
      <w:r w:rsidRPr="007D2AC2">
        <w:rPr>
          <w:rFonts w:asciiTheme="minorHAnsi" w:hAnsiTheme="minorHAnsi" w:cstheme="minorHAnsi"/>
          <w:sz w:val="22"/>
          <w:highlight w:val="yellow"/>
        </w:rPr>
        <w:t xml:space="preserve">“Compared to planar MIMO-SAR, which requires a multistatic MIMO array to be scanned across a planar track [17], [20], [31], multi-planar MIMO-SAR allows the multistatic array to be scanned across 3-D space. For freehand imaging or automotive SAR, a MIMO array is fixed to </w:t>
      </w:r>
      <w:ins w:id="658" w:author="Paperpal" w:date="2022-01-01T00:30:51Z">
        <w:r w:rsidRPr="007D2AC2">
          <w:rPr>
            <w:rFonts w:asciiTheme="minorHAnsi" w:hAnsiTheme="minorHAnsi" w:cstheme="minorHAnsi"/>
            <w:sz w:val="22"/>
            <w:highlight w:val="yellow"/>
          </w:rPr>
          <w:t>a</w:t>
        </w:r>
      </w:ins>
      <w:del w:id="659" w:author="Paperpal" w:date="2022-01-01T00:30:51Z">
        <w:r w:rsidRPr="007D2AC2">
          <w:rPr>
            <w:rFonts w:asciiTheme="minorHAnsi" w:hAnsiTheme="minorHAnsi" w:cstheme="minorHAnsi"/>
            <w:sz w:val="22"/>
            <w:highlight w:val="yellow"/>
          </w:rPr>
          <w:delText>the</w:delText>
        </w:r>
      </w:del>
      <w:r w:rsidRPr="007D2AC2">
        <w:rPr>
          <w:rFonts w:asciiTheme="minorHAnsi" w:hAnsiTheme="minorHAnsi" w:cstheme="minorHAnsi"/>
          <w:sz w:val="22"/>
          <w:highlight w:val="yellow"/>
        </w:rPr>
        <w:t xml:space="preserve"> smartphone or vehicle, respectively, and is moved throughout space</w:t>
      </w:r>
      <w:ins w:id="660"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 xml:space="preserve"> generating a multi-planar MIMO-SAR irregular aperture. As shown in Fig. 1, </w:t>
      </w:r>
      <w:ins w:id="661" w:author="Paperpal" w:date="2022-01-01T00:30:51Z">
        <w:r w:rsidRPr="007D2AC2">
          <w:rPr>
            <w:rFonts w:asciiTheme="minorHAnsi" w:hAnsiTheme="minorHAnsi" w:cstheme="minorHAnsi"/>
            <w:sz w:val="22"/>
            <w:highlight w:val="yellow"/>
          </w:rPr>
          <w:t>because</w:t>
        </w:r>
      </w:ins>
      <w:del w:id="662" w:author="Paperpal" w:date="2022-01-01T00:30:51Z">
        <w:r w:rsidRPr="007D2AC2">
          <w:rPr>
            <w:rFonts w:asciiTheme="minorHAnsi" w:hAnsiTheme="minorHAnsi" w:cstheme="minorHAnsi"/>
            <w:sz w:val="22"/>
            <w:highlight w:val="yellow"/>
          </w:rPr>
          <w:delText>as</w:delText>
        </w:r>
      </w:del>
      <w:r w:rsidRPr="007D2AC2">
        <w:rPr>
          <w:rFonts w:asciiTheme="minorHAnsi" w:hAnsiTheme="minorHAnsi" w:cstheme="minorHAnsi"/>
          <w:sz w:val="22"/>
          <w:highlight w:val="yellow"/>
        </w:rPr>
        <w:t xml:space="preserve"> the multistatic array is scanned in an irregular pattern spanning multiple </w:t>
      </w:r>
      <w:r w:rsidRPr="007D2AC2">
        <w:rPr>
          <w:rFonts w:asciiTheme="minorHAnsi" w:hAnsiTheme="minorHAnsi" w:cstheme="minorHAnsi"/>
          <w:i/>
          <w:iCs/>
          <w:sz w:val="22"/>
          <w:highlight w:val="yellow"/>
        </w:rPr>
        <w:t>z</w:t>
      </w:r>
      <w:r w:rsidRPr="007D2AC2">
        <w:rPr>
          <w:rFonts w:asciiTheme="minorHAnsi" w:hAnsiTheme="minorHAnsi" w:cstheme="minorHAnsi"/>
          <w:sz w:val="22"/>
          <w:highlight w:val="yellow"/>
        </w:rPr>
        <w:t>-planes, the locations of the transmit (Tx) and receive (Rx) elements are spatially translated by the movement of the MIMO array. The analyses in the subsequent sections present an efficient solution to irregular MIMO-SAR imaging</w:t>
      </w:r>
      <w:ins w:id="66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 xml:space="preserve"> such that the position of the radar is known throughout the scan and the planar array assumption does not hold. This scenario is common for many of the </w:t>
      </w:r>
      <w:r w:rsidRPr="007D2AC2">
        <w:rPr>
          <w:rFonts w:asciiTheme="minorHAnsi" w:hAnsiTheme="minorHAnsi" w:cstheme="minorHAnsi"/>
          <w:sz w:val="22"/>
          <w:highlight w:val="yellow"/>
        </w:rPr>
        <w:t xml:space="preserve">aforementioned applications, which </w:t>
      </w:r>
      <w:ins w:id="664" w:author="Paperpal" w:date="2022-01-01T00:30:51Z">
        <w:r w:rsidRPr="007D2AC2">
          <w:rPr>
            <w:rFonts w:asciiTheme="minorHAnsi" w:hAnsiTheme="minorHAnsi" w:cstheme="minorHAnsi"/>
            <w:sz w:val="22"/>
            <w:highlight w:val="yellow"/>
          </w:rPr>
          <w:t>necessitates</w:t>
        </w:r>
      </w:ins>
      <w:del w:id="665" w:author="Paperpal" w:date="2022-01-01T00:30:51Z">
        <w:r w:rsidRPr="007D2AC2">
          <w:rPr>
            <w:rFonts w:asciiTheme="minorHAnsi" w:hAnsiTheme="minorHAnsi" w:cstheme="minorHAnsi"/>
            <w:sz w:val="22"/>
            <w:highlight w:val="yellow"/>
          </w:rPr>
          <w:delText>necessitate</w:delText>
        </w:r>
      </w:del>
      <w:r w:rsidRPr="007D2AC2">
        <w:rPr>
          <w:rFonts w:asciiTheme="minorHAnsi" w:hAnsiTheme="minorHAnsi" w:cstheme="minorHAnsi"/>
          <w:sz w:val="22"/>
          <w:highlight w:val="yellow"/>
        </w:rPr>
        <w:t xml:space="preserve"> both irregular scanning geometries and efficient image recovery.”</w:t>
      </w:r>
    </w:p>
    <w:p w:rsidR="001C4A03" w:rsidRPr="007D2AC2" w:rsidP="001C4A03" w14:paraId="68D19790" w14:textId="77777777">
      <w:pPr>
        <w:rPr>
          <w:rFonts w:asciiTheme="minorHAnsi" w:hAnsiTheme="minorHAnsi" w:cstheme="minorHAnsi"/>
          <w:b/>
          <w:color w:val="000090"/>
          <w:sz w:val="22"/>
        </w:rPr>
      </w:pPr>
      <w:r>
        <w:rPr>
          <w:rFonts w:asciiTheme="minorHAnsi" w:hAnsiTheme="minorHAnsi" w:cstheme="minorHAnsi"/>
          <w:b/>
          <w:noProof/>
          <w:color w:val="000090"/>
          <w:sz w:val="22"/>
        </w:rPr>
        <w:pict>
          <v:shape id="_x0000_i1064" type="#_x0000_t75" alt="Default Line" style="width:481.55pt;height:1.55pt" o:hrpct="0" o:hr="t">
            <v:imagedata r:id="rId74" o:title="Default Line"/>
          </v:shape>
        </w:pict>
      </w:r>
    </w:p>
    <w:p w:rsidR="001C4A03" w:rsidRPr="007D2AC2" w:rsidP="001C4A03" w14:paraId="4BB051C5" w14:textId="77777777">
      <w:pPr>
        <w:rPr>
          <w:rFonts w:asciiTheme="minorHAnsi" w:hAnsiTheme="minorHAnsi" w:cstheme="minorHAnsi"/>
          <w:b/>
          <w:bCs/>
          <w:color w:val="008000"/>
          <w:sz w:val="22"/>
        </w:rPr>
      </w:pPr>
    </w:p>
    <w:p w:rsidR="001C4A03" w:rsidRPr="007D2AC2" w:rsidP="001C4A03" w14:paraId="463DBFF8" w14:textId="77777777">
      <w:pPr>
        <w:rPr>
          <w:rFonts w:asciiTheme="minorHAnsi" w:hAnsiTheme="minorHAnsi" w:cstheme="minorHAnsi"/>
          <w:color w:val="008000"/>
          <w:sz w:val="22"/>
        </w:rPr>
      </w:pPr>
      <w:r w:rsidRPr="007D2AC2">
        <w:rPr>
          <w:rFonts w:asciiTheme="minorHAnsi" w:hAnsiTheme="minorHAnsi" w:cstheme="minorHAnsi"/>
          <w:b/>
          <w:bCs/>
          <w:color w:val="008000"/>
          <w:sz w:val="22"/>
        </w:rPr>
        <w:t>Reviewer #1, Concern #3:</w:t>
      </w:r>
      <w:r w:rsidRPr="007D2AC2">
        <w:rPr>
          <w:rFonts w:asciiTheme="minorHAnsi" w:hAnsiTheme="minorHAnsi" w:cstheme="minorHAnsi"/>
          <w:color w:val="008000"/>
          <w:sz w:val="22"/>
        </w:rPr>
        <w:t xml:space="preserve"> </w:t>
      </w:r>
      <w:r w:rsidRPr="007D2AC2">
        <w:rPr>
          <w:rFonts w:asciiTheme="minorHAnsi" w:hAnsiTheme="minorHAnsi" w:cstheme="minorHAnsi"/>
          <w:sz w:val="22"/>
        </w:rPr>
        <w:t xml:space="preserve">The sampling rates, </w:t>
      </w:r>
      <w:ins w:id="666" w:author="Paperpal" w:date="2022-01-01T00:30:51Z">
        <w:r w:rsidRPr="007D2AC2">
          <w:rPr>
            <w:rFonts w:asciiTheme="minorHAnsi" w:hAnsiTheme="minorHAnsi" w:cstheme="minorHAnsi"/>
            <w:sz w:val="22"/>
          </w:rPr>
          <w:t>that is</w:t>
        </w:r>
      </w:ins>
      <w:del w:id="667" w:author="Paperpal" w:date="2022-01-01T00:30:51Z">
        <w:r w:rsidRPr="007D2AC2">
          <w:rPr>
            <w:rFonts w:asciiTheme="minorHAnsi" w:hAnsiTheme="minorHAnsi" w:cstheme="minorHAnsi"/>
            <w:sz w:val="22"/>
          </w:rPr>
          <w:delText>i.e.</w:delText>
        </w:r>
      </w:del>
      <w:r w:rsidRPr="007D2AC2">
        <w:rPr>
          <w:rFonts w:asciiTheme="minorHAnsi" w:hAnsiTheme="minorHAnsi" w:cstheme="minorHAnsi"/>
          <w:sz w:val="22"/>
        </w:rPr>
        <w:t xml:space="preserve">, </w:t>
      </w:r>
      <w:ins w:id="66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pulse repetition frequency (PRF) and sampling rate in </w:t>
      </w:r>
      <w:ins w:id="66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base band, should be analyzed to avoid </w:t>
      </w:r>
      <w:del w:id="670" w:author="Paperpal" w:date="2022-01-01T00:30:51Z">
        <w:r w:rsidRPr="007D2AC2">
          <w:rPr>
            <w:rFonts w:asciiTheme="minorHAnsi" w:hAnsiTheme="minorHAnsi" w:cstheme="minorHAnsi"/>
            <w:sz w:val="22"/>
          </w:rPr>
          <w:delText xml:space="preserve">the </w:delText>
        </w:r>
      </w:del>
      <w:ins w:id="671" w:author="Paperpal" w:date="2022-01-01T00:30:51Z">
        <w:r w:rsidRPr="007D2AC2">
          <w:rPr>
            <w:rFonts w:asciiTheme="minorHAnsi" w:hAnsiTheme="minorHAnsi" w:cstheme="minorHAnsi"/>
            <w:sz w:val="22"/>
          </w:rPr>
          <w:t>undersampling</w:t>
        </w:r>
      </w:ins>
      <w:del w:id="672" w:author="Paperpal" w:date="2022-01-01T00:30:51Z">
        <w:r w:rsidRPr="007D2AC2">
          <w:rPr>
            <w:rFonts w:asciiTheme="minorHAnsi" w:hAnsiTheme="minorHAnsi" w:cstheme="minorHAnsi"/>
            <w:sz w:val="22"/>
          </w:rPr>
          <w:delText>undersampled</w:delText>
        </w:r>
      </w:del>
      <w:del w:id="673" w:author="Paperpal" w:date="2022-01-01T00:30:51Z">
        <w:r w:rsidRPr="007D2AC2">
          <w:rPr>
            <w:rFonts w:asciiTheme="minorHAnsi" w:hAnsiTheme="minorHAnsi" w:cstheme="minorHAnsi"/>
            <w:sz w:val="22"/>
          </w:rPr>
          <w:delText xml:space="preserve"> case</w:delText>
        </w:r>
      </w:del>
      <w:r w:rsidRPr="007D2AC2">
        <w:rPr>
          <w:rFonts w:asciiTheme="minorHAnsi" w:hAnsiTheme="minorHAnsi" w:cstheme="minorHAnsi"/>
          <w:sz w:val="22"/>
        </w:rPr>
        <w:t>.</w:t>
      </w:r>
    </w:p>
    <w:p w:rsidR="001C4A03" w:rsidRPr="007D2AC2" w:rsidP="001C4A03" w14:paraId="49FA58EC" w14:textId="77777777">
      <w:pPr>
        <w:rPr>
          <w:rFonts w:asciiTheme="minorHAnsi" w:hAnsiTheme="minorHAnsi" w:cstheme="minorHAnsi"/>
          <w:sz w:val="22"/>
        </w:rPr>
      </w:pPr>
      <w:r w:rsidRPr="007D2AC2">
        <w:rPr>
          <w:rFonts w:asciiTheme="minorHAnsi" w:hAnsiTheme="minorHAnsi" w:cstheme="minorHAnsi"/>
          <w:b/>
          <w:sz w:val="22"/>
        </w:rPr>
        <w:t>Author response:</w:t>
      </w:r>
      <w:r w:rsidRPr="007D2AC2">
        <w:rPr>
          <w:rFonts w:asciiTheme="minorHAnsi" w:hAnsiTheme="minorHAnsi" w:cstheme="minorHAnsi"/>
          <w:sz w:val="22"/>
        </w:rPr>
        <w:t xml:space="preserve"> </w:t>
      </w:r>
      <w:ins w:id="674" w:author="Paperpal" w:date="2022-01-01T00:30:51Z">
        <w:r w:rsidRPr="007D2AC2">
          <w:rPr>
            <w:rFonts w:asciiTheme="minorHAnsi" w:hAnsiTheme="minorHAnsi" w:cstheme="minorHAnsi"/>
            <w:sz w:val="22"/>
          </w:rPr>
          <w:t>We</w:t>
        </w:r>
      </w:ins>
      <w:del w:id="675" w:author="Paperpal" w:date="2022-01-01T00:30:51Z">
        <w:r w:rsidRPr="007D2AC2">
          <w:rPr>
            <w:rFonts w:asciiTheme="minorHAnsi" w:hAnsiTheme="minorHAnsi" w:cstheme="minorHAnsi"/>
            <w:sz w:val="22"/>
          </w:rPr>
          <w:delText>The authors</w:delText>
        </w:r>
      </w:del>
      <w:r w:rsidRPr="007D2AC2">
        <w:rPr>
          <w:rFonts w:asciiTheme="minorHAnsi" w:hAnsiTheme="minorHAnsi" w:cstheme="minorHAnsi"/>
          <w:sz w:val="22"/>
        </w:rPr>
        <w:t xml:space="preserve"> agree with the reviewer’s comment and have included a more detailed analysis </w:t>
      </w:r>
      <w:ins w:id="676" w:author="Paperpal" w:date="2022-01-01T00:30:51Z">
        <w:r w:rsidRPr="007D2AC2">
          <w:rPr>
            <w:rFonts w:asciiTheme="minorHAnsi" w:hAnsiTheme="minorHAnsi" w:cstheme="minorHAnsi"/>
            <w:sz w:val="22"/>
          </w:rPr>
          <w:t>of</w:t>
        </w:r>
      </w:ins>
      <w:del w:id="677" w:author="Paperpal" w:date="2022-01-01T00:30:51Z">
        <w:r w:rsidRPr="007D2AC2">
          <w:rPr>
            <w:rFonts w:asciiTheme="minorHAnsi" w:hAnsiTheme="minorHAnsi" w:cstheme="minorHAnsi"/>
            <w:sz w:val="22"/>
          </w:rPr>
          <w:delText>on</w:delText>
        </w:r>
      </w:del>
      <w:r w:rsidRPr="007D2AC2">
        <w:rPr>
          <w:rFonts w:asciiTheme="minorHAnsi" w:hAnsiTheme="minorHAnsi" w:cstheme="minorHAnsi"/>
          <w:sz w:val="22"/>
        </w:rPr>
        <w:t xml:space="preserve"> spatial sampling rates to avoid </w:t>
      </w:r>
      <w:r w:rsidRPr="007D2AC2">
        <w:rPr>
          <w:rFonts w:asciiTheme="minorHAnsi" w:hAnsiTheme="minorHAnsi" w:cstheme="minorHAnsi"/>
          <w:sz w:val="22"/>
        </w:rPr>
        <w:t>undersampling</w:t>
      </w:r>
      <w:r w:rsidRPr="007D2AC2">
        <w:rPr>
          <w:rFonts w:asciiTheme="minorHAnsi" w:hAnsiTheme="minorHAnsi" w:cstheme="minorHAnsi"/>
          <w:sz w:val="22"/>
        </w:rPr>
        <w:t>. The spatial and sampling, dictated by the pulse petition frequency (PRF)</w:t>
      </w:r>
      <w:del w:id="678"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 and baseband sampling rate</w:t>
      </w:r>
      <w:ins w:id="67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are both relevant factors in system design and implementation and have been explored more thoroughly in the </w:t>
      </w:r>
      <w:ins w:id="680" w:author="Paperpal" w:date="2022-01-01T00:30:51Z">
        <w:r w:rsidRPr="007D2AC2">
          <w:rPr>
            <w:rFonts w:asciiTheme="minorHAnsi" w:hAnsiTheme="minorHAnsi" w:cstheme="minorHAnsi"/>
            <w:sz w:val="22"/>
          </w:rPr>
          <w:t>updated</w:t>
        </w:r>
      </w:ins>
      <w:del w:id="681" w:author="Paperpal" w:date="2022-01-01T00:30:51Z">
        <w:r w:rsidRPr="007D2AC2">
          <w:rPr>
            <w:rFonts w:asciiTheme="minorHAnsi" w:hAnsiTheme="minorHAnsi" w:cstheme="minorHAnsi"/>
            <w:sz w:val="22"/>
          </w:rPr>
          <w:delText>update</w:delText>
        </w:r>
      </w:del>
      <w:r w:rsidRPr="007D2AC2">
        <w:rPr>
          <w:rFonts w:asciiTheme="minorHAnsi" w:hAnsiTheme="minorHAnsi" w:cstheme="minorHAnsi"/>
          <w:sz w:val="22"/>
        </w:rPr>
        <w:t xml:space="preserve"> manuscript.</w:t>
      </w:r>
    </w:p>
    <w:p w:rsidR="001C4A03" w:rsidRPr="007D2AC2" w:rsidP="001C4A03" w14:paraId="243228AF" w14:textId="77777777">
      <w:pPr>
        <w:rPr>
          <w:rFonts w:asciiTheme="minorHAnsi" w:hAnsiTheme="minorHAnsi" w:cstheme="minorHAnsi"/>
          <w:sz w:val="22"/>
        </w:rPr>
      </w:pPr>
      <w:r w:rsidRPr="007D2AC2">
        <w:rPr>
          <w:rFonts w:asciiTheme="minorHAnsi" w:hAnsiTheme="minorHAnsi" w:cstheme="minorHAnsi"/>
          <w:b/>
          <w:sz w:val="22"/>
        </w:rPr>
        <w:t xml:space="preserve">Author action: </w:t>
      </w:r>
      <w:r w:rsidRPr="007D2AC2">
        <w:rPr>
          <w:rFonts w:asciiTheme="minorHAnsi" w:hAnsiTheme="minorHAnsi" w:cstheme="minorHAnsi"/>
          <w:sz w:val="22"/>
        </w:rPr>
        <w:t xml:space="preserve">We </w:t>
      </w:r>
      <w:ins w:id="68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have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updated the manuscript by making the highlighted change to the following excerpt from Section III:</w:t>
      </w:r>
    </w:p>
    <w:p w:rsidR="001C4A03" w:rsidRPr="007D2AC2" w:rsidP="001C4A03" w14:paraId="334F77F9" w14:textId="77777777">
      <w:pPr>
        <w:ind w:left="720"/>
        <w:rPr>
          <w:rFonts w:asciiTheme="minorHAnsi" w:hAnsiTheme="minorHAnsi" w:cstheme="minorHAnsi"/>
          <w:i/>
          <w:iCs/>
          <w:sz w:val="22"/>
          <w:highlight w:val="yellow"/>
        </w:rPr>
      </w:pPr>
      <w:r w:rsidRPr="007D2AC2">
        <w:rPr>
          <w:rFonts w:asciiTheme="minorHAnsi" w:hAnsiTheme="minorHAnsi" w:cstheme="minorHAnsi"/>
          <w:sz w:val="22"/>
        </w:rPr>
        <w:t xml:space="preserve">“Sampling considerations for image reconstruction remain identical to those in analyses elsewhere [17], [29] after the multi-planar compensation algorithm. </w:t>
      </w:r>
      <w:ins w:id="68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 xml:space="preserve">The </w:t>
        </w:r>
      </w:ins>
      <w:ins w:id="684" w:author="Paperpal" w:date="2022-01-01T00:30:51Z">
        <w:r w:rsidRPr="007D2AC2">
          <w:rPr>
            <w:rFonts w:asciiTheme="minorHAnsi" w:hAnsiTheme="minorHAnsi" w:cstheme="minorHAnsi"/>
            <w:sz w:val="22"/>
            <w:highlight w:val="yellow"/>
          </w:rPr>
          <w:t>baseband</w:t>
        </w:r>
      </w:ins>
      <w:del w:id="685" w:author="Paperpal" w:date="2022-01-01T00:30:51Z">
        <w:r w:rsidRPr="007D2AC2">
          <w:rPr>
            <w:rFonts w:asciiTheme="minorHAnsi" w:hAnsiTheme="minorHAnsi" w:cstheme="minorHAnsi"/>
            <w:sz w:val="22"/>
            <w:highlight w:val="yellow"/>
          </w:rPr>
          <w:delText>Baseband</w:delText>
        </w:r>
      </w:del>
      <w:r w:rsidRPr="007D2AC2">
        <w:rPr>
          <w:rFonts w:asciiTheme="minorHAnsi" w:hAnsiTheme="minorHAnsi" w:cstheme="minorHAnsi"/>
          <w:sz w:val="22"/>
          <w:highlight w:val="yellow"/>
        </w:rPr>
        <w:t xml:space="preserve"> frequency sampling criteria can be determined </w:t>
      </w:r>
      <w:ins w:id="686" w:author="Paperpal" w:date="2022-01-01T00:30:51Z">
        <w:r w:rsidRPr="007D2AC2">
          <w:rPr>
            <w:rFonts w:asciiTheme="minorHAnsi" w:hAnsiTheme="minorHAnsi" w:cstheme="minorHAnsi"/>
            <w:sz w:val="22"/>
            <w:highlight w:val="yellow"/>
          </w:rPr>
          <w:t>using</w:t>
        </w:r>
      </w:ins>
      <w:del w:id="687" w:author="Paperpal" w:date="2022-01-01T00:30:51Z">
        <w:r w:rsidRPr="007D2AC2">
          <w:rPr>
            <w:rFonts w:asciiTheme="minorHAnsi" w:hAnsiTheme="minorHAnsi" w:cstheme="minorHAnsi"/>
            <w:sz w:val="22"/>
            <w:highlight w:val="yellow"/>
          </w:rPr>
          <w:delText>by</w:delText>
        </w:r>
      </w:del>
      <w:r w:rsidRPr="007D2AC2">
        <w:rPr>
          <w:rFonts w:asciiTheme="minorHAnsi" w:hAnsiTheme="minorHAnsi" w:cstheme="minorHAnsi"/>
          <w:sz w:val="22"/>
          <w:highlight w:val="yellow"/>
        </w:rPr>
        <w:t xml:space="preserve"> the maximum range for a given application. As given in [38], the maximum frequency sampling interval is given by </w:t>
      </w:r>
      <m:oMath>
        <m:r>
          <m:rPr>
            <m:sty m:val="p"/>
          </m:rPr>
          <w:rPr>
            <w:rFonts w:ascii="Cambria Math" w:hAnsi="Cambria Math" w:cstheme="minorHAnsi"/>
            <w:sz w:val="22"/>
            <w:highlight w:val="yellow"/>
          </w:rPr>
          <m:t>Δ</m:t>
        </m:r>
        <m:r>
          <w:rPr>
            <w:rFonts w:ascii="Cambria Math" w:hAnsi="Cambria Math" w:cstheme="minorHAnsi"/>
            <w:sz w:val="22"/>
            <w:highlight w:val="yellow"/>
          </w:rPr>
          <m:t>f&lt;c/(2</m:t>
        </m:r>
        <m:sSub>
          <m:sSubPr>
            <m:ctrlPr>
              <w:rPr>
                <w:rFonts w:ascii="Cambria Math" w:hAnsi="Cambria Math" w:cstheme="minorHAnsi"/>
                <w:i/>
                <w:sz w:val="22"/>
                <w:highlight w:val="yellow"/>
              </w:rPr>
            </m:ctrlPr>
          </m:sSubPr>
          <m:e>
            <m:r>
              <w:rPr>
                <w:rFonts w:ascii="Cambria Math" w:hAnsi="Cambria Math" w:cstheme="minorHAnsi"/>
                <w:sz w:val="22"/>
                <w:highlight w:val="yellow"/>
              </w:rPr>
              <m:t>R</m:t>
            </m:r>
          </m:e>
          <m:sub>
            <m:r>
              <m:rPr>
                <m:sty m:val="p"/>
              </m:rPr>
              <w:rPr>
                <w:rFonts w:ascii="Cambria Math" w:hAnsi="Cambria Math" w:cstheme="minorHAnsi"/>
                <w:sz w:val="22"/>
                <w:highlight w:val="yellow"/>
              </w:rPr>
              <m:t>max</m:t>
            </m:r>
          </m:sub>
        </m:sSub>
        <m:r>
          <w:rPr>
            <w:rFonts w:ascii="Cambria Math" w:hAnsi="Cambria Math" w:cstheme="minorHAnsi"/>
            <w:sz w:val="22"/>
            <w:highlight w:val="yellow"/>
          </w:rPr>
          <m:t>)</m:t>
        </m:r>
      </m:oMath>
      <w:r w:rsidRPr="007D2AC2">
        <w:rPr>
          <w:rFonts w:asciiTheme="minorHAnsi" w:hAnsiTheme="minorHAnsi" w:cstheme="minorHAnsi"/>
          <w:sz w:val="22"/>
          <w:highlight w:val="yellow"/>
        </w:rPr>
        <w:t xml:space="preserve">, where </w:t>
      </w:r>
      <m:oMath>
        <m:sSub>
          <m:sSubPr>
            <m:ctrlPr>
              <w:rPr>
                <w:rFonts w:ascii="Cambria Math" w:hAnsi="Cambria Math" w:cstheme="minorHAnsi"/>
                <w:i/>
                <w:sz w:val="22"/>
                <w:highlight w:val="yellow"/>
              </w:rPr>
            </m:ctrlPr>
          </m:sSubPr>
          <m:e>
            <m:r>
              <w:rPr>
                <w:rFonts w:ascii="Cambria Math" w:hAnsi="Cambria Math" w:cstheme="minorHAnsi"/>
                <w:sz w:val="22"/>
                <w:highlight w:val="yellow"/>
              </w:rPr>
              <m:t>R</m:t>
            </m:r>
          </m:e>
          <m:sub>
            <m:r>
              <m:rPr>
                <m:sty m:val="p"/>
              </m:rPr>
              <w:rPr>
                <w:rFonts w:ascii="Cambria Math" w:hAnsi="Cambria Math" w:cstheme="minorHAnsi"/>
                <w:sz w:val="22"/>
                <w:highlight w:val="yellow"/>
              </w:rPr>
              <m:t>max</m:t>
            </m:r>
          </m:sub>
        </m:sSub>
      </m:oMath>
      <w:r w:rsidRPr="007D2AC2">
        <w:rPr>
          <w:rFonts w:asciiTheme="minorHAnsi" w:hAnsiTheme="minorHAnsi" w:cstheme="minorHAnsi"/>
          <w:sz w:val="22"/>
          <w:highlight w:val="yellow"/>
        </w:rPr>
        <w:t xml:space="preserve"> is the maximum target range.</w:t>
      </w:r>
      <w:r w:rsidRPr="007D2AC2">
        <w:rPr>
          <w:rFonts w:asciiTheme="minorHAnsi" w:hAnsiTheme="minorHAnsi" w:cstheme="minorHAnsi"/>
          <w:sz w:val="22"/>
        </w:rPr>
        <w:t xml:space="preserve"> While spatial sampling criteria are not guaranteed for irregular SAR scanning if the relationship between the capture rate of the radar and the velocity of the radar platform is tuned appropriately during system design, </w:t>
      </w:r>
      <w:r w:rsidRPr="007D2AC2">
        <w:rPr>
          <w:rFonts w:asciiTheme="minorHAnsi" w:hAnsiTheme="minorHAnsi" w:cstheme="minorHAnsi"/>
          <w:sz w:val="22"/>
        </w:rPr>
        <w:t>undersampling</w:t>
      </w:r>
      <w:r w:rsidRPr="007D2AC2">
        <w:rPr>
          <w:rFonts w:asciiTheme="minorHAnsi" w:hAnsiTheme="minorHAnsi" w:cstheme="minorHAnsi"/>
          <w:sz w:val="22"/>
        </w:rPr>
        <w:t xml:space="preserve"> artifacts are minimal in most cases [10]</w:t>
      </w:r>
      <w:ins w:id="688" w:author="Paperpal" w:date="2022-01-01T00:30:51Z">
        <w:r w:rsidRPr="007D2AC2">
          <w:rPr>
            <w:rFonts w:asciiTheme="minorHAnsi" w:hAnsiTheme="minorHAnsi" w:cstheme="minorHAnsi"/>
            <w:sz w:val="22"/>
          </w:rPr>
          <w:t>–</w:t>
        </w:r>
      </w:ins>
      <w:del w:id="689"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[13]. </w:t>
      </w:r>
      <w:r w:rsidRPr="007D2AC2">
        <w:rPr>
          <w:rFonts w:asciiTheme="minorHAnsi" w:hAnsiTheme="minorHAnsi" w:cstheme="minorHAnsi"/>
          <w:sz w:val="22"/>
          <w:highlight w:val="yellow"/>
        </w:rPr>
        <w:t xml:space="preserve">To avoid spatial </w:t>
      </w:r>
      <w:r w:rsidRPr="007D2AC2">
        <w:rPr>
          <w:rFonts w:asciiTheme="minorHAnsi" w:hAnsiTheme="minorHAnsi" w:cstheme="minorHAnsi"/>
          <w:sz w:val="22"/>
          <w:highlight w:val="yellow"/>
        </w:rPr>
        <w:t>undersampling</w:t>
      </w:r>
      <w:r w:rsidRPr="007D2AC2">
        <w:rPr>
          <w:rFonts w:asciiTheme="minorHAnsi" w:hAnsiTheme="minorHAnsi" w:cstheme="minorHAnsi"/>
          <w:sz w:val="22"/>
          <w:highlight w:val="yellow"/>
        </w:rPr>
        <w:t xml:space="preserve">, the lower bound of the pulse repetition frequency (PRF) can be computed </w:t>
      </w:r>
      <w:ins w:id="690" w:author="Paperpal" w:date="2022-01-01T00:30:51Z">
        <w:r w:rsidRPr="007D2AC2">
          <w:rPr>
            <w:rFonts w:asciiTheme="minorHAnsi" w:hAnsiTheme="minorHAnsi" w:cstheme="minorHAnsi"/>
            <w:sz w:val="22"/>
            <w:highlight w:val="yellow"/>
          </w:rPr>
          <w:t>using</w:t>
        </w:r>
      </w:ins>
      <w:del w:id="691" w:author="Paperpal" w:date="2022-01-01T00:30:51Z">
        <w:r w:rsidRPr="007D2AC2">
          <w:rPr>
            <w:rFonts w:asciiTheme="minorHAnsi" w:hAnsiTheme="minorHAnsi" w:cstheme="minorHAnsi"/>
            <w:sz w:val="22"/>
            <w:highlight w:val="yellow"/>
          </w:rPr>
          <w:delText>by</w:delText>
        </w:r>
      </w:del>
      <w:r w:rsidRPr="007D2AC2">
        <w:rPr>
          <w:rFonts w:asciiTheme="minorHAnsi" w:hAnsiTheme="minorHAnsi" w:cstheme="minorHAnsi"/>
          <w:sz w:val="22"/>
          <w:highlight w:val="yellow"/>
        </w:rPr>
        <w:t xml:space="preserve"> PRF</w:t>
      </w:r>
      <w:r w:rsidRPr="007D2AC2">
        <w:rPr>
          <w:rFonts w:asciiTheme="minorHAnsi" w:hAnsiTheme="minorHAnsi" w:cstheme="minorHAnsi"/>
          <w:i/>
          <w:iCs/>
          <w:sz w:val="22"/>
          <w:highlight w:val="yellow"/>
        </w:rPr>
        <w:t xml:space="preserve"> </w:t>
      </w:r>
      <m:oMath>
        <m:r>
          <w:rPr>
            <w:rFonts w:ascii="Cambria Math" w:hAnsi="Cambria Math" w:cstheme="minorHAnsi"/>
            <w:sz w:val="22"/>
            <w:highlight w:val="yellow"/>
          </w:rPr>
          <m:t>&gt;4</m:t>
        </m:r>
        <m:sSub>
          <m:sSubPr>
            <m:ctrlPr>
              <w:rPr>
                <w:rFonts w:ascii="Cambria Math" w:hAnsi="Cambria Math" w:cstheme="minorHAnsi"/>
                <w:i/>
                <w:iCs/>
                <w:sz w:val="22"/>
                <w:highlight w:val="yellow"/>
              </w:rPr>
            </m:ctrlPr>
          </m:sSubPr>
          <m:e>
            <m:r>
              <w:rPr>
                <w:rFonts w:ascii="Cambria Math" w:hAnsi="Cambria Math" w:cstheme="minorHAnsi"/>
                <w:sz w:val="22"/>
                <w:highlight w:val="yellow"/>
              </w:rPr>
              <m:t>v</m:t>
            </m:r>
          </m:e>
          <m:sub>
            <m:r>
              <m:rPr>
                <m:sty m:val="p"/>
              </m:rPr>
              <w:rPr>
                <w:rFonts w:ascii="Cambria Math" w:hAnsi="Cambria Math" w:cstheme="minorHAnsi"/>
                <w:sz w:val="22"/>
                <w:highlight w:val="yellow"/>
              </w:rPr>
              <m:t>max</m:t>
            </m:r>
          </m:sub>
        </m:sSub>
        <m:r>
          <w:rPr>
            <w:rFonts w:ascii="Cambria Math" w:hAnsi="Cambria Math" w:cstheme="minorHAnsi"/>
            <w:sz w:val="22"/>
            <w:highlight w:val="yellow"/>
          </w:rPr>
          <m:t>/</m:t>
        </m:r>
        <m:sSub>
          <m:sSubPr>
            <m:ctrlPr>
              <w:rPr>
                <w:rFonts w:ascii="Cambria Math" w:hAnsi="Cambria Math" w:cstheme="minorHAnsi"/>
                <w:i/>
                <w:iCs/>
                <w:sz w:val="22"/>
                <w:highlight w:val="yellow"/>
              </w:rPr>
            </m:ctrlPr>
          </m:sSubPr>
          <m:e>
            <m:r>
              <w:rPr>
                <w:rFonts w:ascii="Cambria Math" w:hAnsi="Cambria Math" w:cstheme="minorHAnsi"/>
                <w:sz w:val="22"/>
                <w:highlight w:val="yellow"/>
              </w:rPr>
              <m:t>λ</m:t>
            </m:r>
          </m:e>
          <m:sub>
            <m:r>
              <w:rPr>
                <w:rFonts w:ascii="Cambria Math" w:hAnsi="Cambria Math" w:cstheme="minorHAnsi"/>
                <w:sz w:val="22"/>
                <w:highlight w:val="yellow"/>
              </w:rPr>
              <m:t>c</m:t>
            </m:r>
          </m:sub>
        </m:sSub>
      </m:oMath>
      <w:r w:rsidRPr="007D2AC2">
        <w:rPr>
          <w:rFonts w:asciiTheme="minorHAnsi" w:hAnsiTheme="minorHAnsi" w:cstheme="minorHAnsi"/>
          <w:sz w:val="22"/>
          <w:highlight w:val="yellow"/>
        </w:rPr>
        <w:t xml:space="preserve">, where </w:t>
      </w:r>
      <m:oMath>
        <m:sSub>
          <m:sSubPr>
            <m:ctrlPr>
              <w:rPr>
                <w:rFonts w:ascii="Cambria Math" w:hAnsi="Cambria Math" w:cstheme="minorHAnsi"/>
                <w:i/>
                <w:sz w:val="22"/>
                <w:highlight w:val="yellow"/>
              </w:rPr>
            </m:ctrlPr>
          </m:sSubPr>
          <m:e>
            <m:r>
              <w:rPr>
                <w:rFonts w:ascii="Cambria Math" w:hAnsi="Cambria Math" w:cstheme="minorHAnsi"/>
                <w:sz w:val="22"/>
                <w:highlight w:val="yellow"/>
              </w:rPr>
              <m:t>v</m:t>
            </m:r>
          </m:e>
          <m:sub>
            <m:r>
              <m:rPr>
                <m:sty m:val="p"/>
              </m:rPr>
              <w:rPr>
                <w:rFonts w:ascii="Cambria Math" w:hAnsi="Cambria Math" w:cstheme="minorHAnsi"/>
                <w:sz w:val="22"/>
                <w:highlight w:val="yellow"/>
              </w:rPr>
              <m:t>max</m:t>
            </m:r>
          </m:sub>
        </m:sSub>
      </m:oMath>
      <w:r w:rsidRPr="007D2AC2">
        <w:rPr>
          <w:rFonts w:asciiTheme="minorHAnsi" w:hAnsiTheme="minorHAnsi" w:cstheme="minorHAnsi"/>
          <w:sz w:val="22"/>
          <w:highlight w:val="yellow"/>
        </w:rPr>
        <w:t xml:space="preserve"> is the maximum velocity for a certain application. For example, assuming </w:t>
      </w:r>
      <w:ins w:id="69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 xml:space="preserve">that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 xml:space="preserve">the maximum velocity of </w:t>
      </w:r>
      <w:ins w:id="693" w:author="Paperpal" w:date="2022-01-01T00:30:51Z">
        <w:r w:rsidRPr="007D2AC2">
          <w:rPr>
            <w:rFonts w:asciiTheme="minorHAnsi" w:hAnsiTheme="minorHAnsi" w:cstheme="minorHAnsi"/>
            <w:sz w:val="22"/>
            <w:highlight w:val="yellow"/>
          </w:rPr>
          <w:t>the</w:t>
        </w:r>
      </w:ins>
      <w:del w:id="694" w:author="Paperpal" w:date="2022-01-01T00:30:51Z">
        <w:r w:rsidRPr="007D2AC2">
          <w:rPr>
            <w:rFonts w:asciiTheme="minorHAnsi" w:hAnsiTheme="minorHAnsi" w:cstheme="minorHAnsi"/>
            <w:sz w:val="22"/>
            <w:highlight w:val="yellow"/>
          </w:rPr>
          <w:delText>a</w:delText>
        </w:r>
      </w:del>
      <w:r w:rsidRPr="007D2AC2">
        <w:rPr>
          <w:rFonts w:asciiTheme="minorHAnsi" w:hAnsiTheme="minorHAnsi" w:cstheme="minorHAnsi"/>
          <w:sz w:val="22"/>
          <w:highlight w:val="yellow"/>
        </w:rPr>
        <w:t xml:space="preserve"> human hand for a freehand SAR is 1 m/s and a center frequency of 79 GHz, the lower bound of the PRF is approximately 1.06 kHz. It is important to note that the number of captures increases proportionally to the PRF; hence, at high velocities, </w:t>
      </w:r>
      <w:r w:rsidRPr="007D2AC2">
        <w:rPr>
          <w:rFonts w:asciiTheme="minorHAnsi" w:hAnsiTheme="minorHAnsi" w:cstheme="minorHAnsi"/>
          <w:sz w:val="22"/>
          <w:highlight w:val="yellow"/>
        </w:rPr>
        <w:t>a large number of</w:t>
      </w:r>
      <w:r w:rsidRPr="007D2AC2">
        <w:rPr>
          <w:rFonts w:asciiTheme="minorHAnsi" w:hAnsiTheme="minorHAnsi" w:cstheme="minorHAnsi"/>
          <w:sz w:val="22"/>
          <w:highlight w:val="yellow"/>
        </w:rPr>
        <w:t xml:space="preserve"> </w:t>
      </w:r>
      <w:r w:rsidRPr="007D2AC2">
        <w:rPr>
          <w:rFonts w:asciiTheme="minorHAnsi" w:hAnsiTheme="minorHAnsi" w:cstheme="minorHAnsi"/>
          <w:sz w:val="22"/>
          <w:highlight w:val="yellow"/>
        </w:rPr>
        <w:t xml:space="preserve">samples </w:t>
      </w:r>
      <w:ins w:id="695" w:author="Paperpal" w:date="2022-01-01T00:30:51Z">
        <w:r w:rsidRPr="007D2AC2">
          <w:rPr>
            <w:rFonts w:asciiTheme="minorHAnsi" w:hAnsiTheme="minorHAnsi" w:cstheme="minorHAnsi"/>
            <w:sz w:val="22"/>
            <w:highlight w:val="yellow"/>
          </w:rPr>
          <w:t>are</w:t>
        </w:r>
      </w:ins>
      <w:del w:id="696" w:author="Paperpal" w:date="2022-01-01T00:30:51Z">
        <w:r w:rsidRPr="007D2AC2">
          <w:rPr>
            <w:rFonts w:asciiTheme="minorHAnsi" w:hAnsiTheme="minorHAnsi" w:cstheme="minorHAnsi"/>
            <w:sz w:val="22"/>
            <w:highlight w:val="yellow"/>
          </w:rPr>
          <w:delText>will be</w:delText>
        </w:r>
      </w:del>
      <w:r w:rsidRPr="007D2AC2">
        <w:rPr>
          <w:rFonts w:asciiTheme="minorHAnsi" w:hAnsiTheme="minorHAnsi" w:cstheme="minorHAnsi"/>
          <w:sz w:val="22"/>
          <w:highlight w:val="yellow"/>
        </w:rPr>
        <w:t xml:space="preserve"> captured. </w:t>
      </w:r>
      <w:ins w:id="697"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 xml:space="preserve">The </w:t>
        </w:r>
      </w:ins>
      <w:ins w:id="698" w:author="Paperpal" w:date="2022-01-01T00:30:51Z">
        <w:r w:rsidRPr="007D2AC2">
          <w:rPr>
            <w:rFonts w:asciiTheme="minorHAnsi" w:hAnsiTheme="minorHAnsi" w:cstheme="minorHAnsi"/>
            <w:sz w:val="22"/>
            <w:highlight w:val="yellow"/>
          </w:rPr>
          <w:t>computational</w:t>
        </w:r>
      </w:ins>
      <w:del w:id="699" w:author="Paperpal" w:date="2022-01-01T00:30:51Z">
        <w:r w:rsidRPr="007D2AC2">
          <w:rPr>
            <w:rFonts w:asciiTheme="minorHAnsi" w:hAnsiTheme="minorHAnsi" w:cstheme="minorHAnsi"/>
            <w:sz w:val="22"/>
            <w:highlight w:val="yellow"/>
          </w:rPr>
          <w:delText>Computational</w:delText>
        </w:r>
      </w:del>
      <w:r w:rsidRPr="007D2AC2">
        <w:rPr>
          <w:rFonts w:asciiTheme="minorHAnsi" w:hAnsiTheme="minorHAnsi" w:cstheme="minorHAnsi"/>
          <w:sz w:val="22"/>
          <w:highlight w:val="yellow"/>
        </w:rPr>
        <w:t xml:space="preserve"> performance of traditional techniques</w:t>
      </w:r>
      <w:ins w:id="700" w:author="Paperpal" w:date="2022-01-01T00:30:51Z">
        <w:r w:rsidRPr="007D2AC2">
          <w:rPr>
            <w:rFonts w:asciiTheme="minorHAnsi" w:hAnsiTheme="minorHAnsi" w:cstheme="minorHAnsi"/>
            <w:sz w:val="22"/>
            <w:highlight w:val="yellow"/>
          </w:rPr>
          <w:t xml:space="preserve"> that</w:t>
        </w:r>
      </w:ins>
      <w:del w:id="701" w:author="Paperpal" w:date="2022-01-01T00:30:51Z">
        <w:r w:rsidRPr="007D2AC2">
          <w:rPr>
            <w:rFonts w:asciiTheme="minorHAnsi" w:hAnsiTheme="minorHAnsi" w:cstheme="minorHAnsi"/>
            <w:sz w:val="22"/>
            <w:highlight w:val="yellow"/>
          </w:rPr>
          <w:delText>,</w:delText>
        </w:r>
      </w:del>
      <w:r w:rsidRPr="007D2AC2">
        <w:rPr>
          <w:rFonts w:asciiTheme="minorHAnsi" w:hAnsiTheme="minorHAnsi" w:cstheme="minorHAnsi"/>
          <w:sz w:val="22"/>
          <w:highlight w:val="yellow"/>
        </w:rPr>
        <w:t xml:space="preserve"> </w:t>
      </w:r>
      <w:ins w:id="702" w:author="Paperpal" w:date="2022-01-01T00:30:51Z">
        <w:r w:rsidRPr="007D2AC2">
          <w:rPr>
            <w:rFonts w:asciiTheme="minorHAnsi" w:hAnsiTheme="minorHAnsi" w:cstheme="minorHAnsi"/>
            <w:sz w:val="22"/>
            <w:highlight w:val="yellow"/>
          </w:rPr>
          <w:t>employ</w:t>
        </w:r>
      </w:ins>
      <w:del w:id="703" w:author="Paperpal" w:date="2022-01-01T00:30:51Z">
        <w:r w:rsidRPr="007D2AC2">
          <w:rPr>
            <w:rFonts w:asciiTheme="minorHAnsi" w:hAnsiTheme="minorHAnsi" w:cstheme="minorHAnsi"/>
            <w:sz w:val="22"/>
            <w:highlight w:val="yellow"/>
          </w:rPr>
          <w:delText>employing</w:delText>
        </w:r>
      </w:del>
      <w:r w:rsidRPr="007D2AC2">
        <w:rPr>
          <w:rFonts w:asciiTheme="minorHAnsi" w:hAnsiTheme="minorHAnsi" w:cstheme="minorHAnsi"/>
          <w:sz w:val="22"/>
          <w:highlight w:val="yellow"/>
        </w:rPr>
        <w:t xml:space="preserve"> </w:t>
      </w:r>
      <w:del w:id="704" w:author="Paperpal" w:date="2022-01-01T00:30:51Z">
        <w:r w:rsidRPr="007D2AC2">
          <w:rPr>
            <w:rFonts w:asciiTheme="minorHAnsi" w:hAnsiTheme="minorHAnsi" w:cstheme="minorHAnsi"/>
            <w:sz w:val="22"/>
            <w:highlight w:val="yellow"/>
          </w:rPr>
          <w:delText xml:space="preserve">the </w:delText>
        </w:r>
      </w:del>
      <w:r w:rsidRPr="007D2AC2">
        <w:rPr>
          <w:rFonts w:asciiTheme="minorHAnsi" w:hAnsiTheme="minorHAnsi" w:cstheme="minorHAnsi"/>
          <w:sz w:val="22"/>
          <w:highlight w:val="yellow"/>
        </w:rPr>
        <w:t>BPA</w:t>
      </w:r>
      <w:del w:id="705" w:author="Paperpal" w:date="2022-01-01T00:30:51Z">
        <w:r w:rsidRPr="007D2AC2">
          <w:rPr>
            <w:rFonts w:asciiTheme="minorHAnsi" w:hAnsiTheme="minorHAnsi" w:cstheme="minorHAnsi"/>
            <w:sz w:val="22"/>
            <w:highlight w:val="yellow"/>
          </w:rPr>
          <w:delText>,</w:delText>
        </w:r>
      </w:del>
      <w:r w:rsidRPr="007D2AC2">
        <w:rPr>
          <w:rFonts w:asciiTheme="minorHAnsi" w:hAnsiTheme="minorHAnsi" w:cstheme="minorHAnsi"/>
          <w:sz w:val="22"/>
          <w:highlight w:val="yellow"/>
        </w:rPr>
        <w:t xml:space="preserve"> degrades substantially when many samples are captured. On the other hand, </w:t>
      </w:r>
      <w:ins w:id="70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signal-to-noise ratio can be improved by increasing the number of samples</w:t>
      </w:r>
      <w:del w:id="707" w:author="Paperpal" w:date="2022-01-01T00:30:51Z">
        <w:r w:rsidRPr="007D2AC2">
          <w:rPr>
            <w:rFonts w:asciiTheme="minorHAnsi" w:hAnsiTheme="minorHAnsi" w:cstheme="minorHAnsi"/>
            <w:sz w:val="22"/>
            <w:highlight w:val="yellow"/>
          </w:rPr>
          <w:delText>,</w:delText>
        </w:r>
      </w:del>
      <w:r w:rsidRPr="007D2AC2">
        <w:rPr>
          <w:rFonts w:asciiTheme="minorHAnsi" w:hAnsiTheme="minorHAnsi" w:cstheme="minorHAnsi"/>
          <w:sz w:val="22"/>
          <w:highlight w:val="yellow"/>
        </w:rPr>
        <w:t xml:space="preserve"> at the cost of </w:t>
      </w:r>
      <w:ins w:id="70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 xml:space="preserve">an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 xml:space="preserve">increased computational burden. Hence, an efficient algorithm for </w:t>
      </w:r>
      <w:ins w:id="709" w:author="Paperpal" w:date="2022-01-01T00:30:51Z">
        <w:r w:rsidRPr="007D2AC2">
          <w:rPr>
            <w:rFonts w:asciiTheme="minorHAnsi" w:hAnsiTheme="minorHAnsi" w:cstheme="minorHAnsi"/>
            <w:sz w:val="22"/>
            <w:highlight w:val="yellow"/>
          </w:rPr>
          <w:t>multiplanar</w:t>
        </w:r>
      </w:ins>
      <w:del w:id="710" w:author="Paperpal" w:date="2022-01-01T00:30:51Z">
        <w:r w:rsidRPr="007D2AC2">
          <w:rPr>
            <w:rFonts w:asciiTheme="minorHAnsi" w:hAnsiTheme="minorHAnsi" w:cstheme="minorHAnsi"/>
            <w:sz w:val="22"/>
            <w:highlight w:val="yellow"/>
          </w:rPr>
          <w:delText>multi-planar</w:delText>
        </w:r>
      </w:del>
      <w:r w:rsidRPr="007D2AC2">
        <w:rPr>
          <w:rFonts w:asciiTheme="minorHAnsi" w:hAnsiTheme="minorHAnsi" w:cstheme="minorHAnsi"/>
          <w:sz w:val="22"/>
          <w:highlight w:val="yellow"/>
        </w:rPr>
        <w:t xml:space="preserve"> MIMO-SAR imaging is required to enable many such technologies.”</w:t>
      </w:r>
    </w:p>
    <w:p w:rsidR="001C4A03" w:rsidRPr="007D2AC2" w:rsidP="001C4A03" w14:paraId="0ABA605B" w14:textId="77777777">
      <w:pPr>
        <w:rPr>
          <w:rFonts w:asciiTheme="minorHAnsi" w:hAnsiTheme="minorHAnsi" w:cstheme="minorHAnsi"/>
          <w:b/>
          <w:color w:val="000090"/>
          <w:sz w:val="22"/>
        </w:rPr>
      </w:pPr>
      <w:r>
        <w:rPr>
          <w:rFonts w:asciiTheme="minorHAnsi" w:hAnsiTheme="minorHAnsi" w:cstheme="minorHAnsi"/>
          <w:b/>
          <w:noProof/>
          <w:color w:val="000090"/>
          <w:sz w:val="22"/>
        </w:rPr>
        <w:pict>
          <v:shape id="_x0000_i1065" type="#_x0000_t75" alt="Default Line" style="width:481.55pt;height:1.55pt" o:hrpct="0" o:hr="t">
            <v:imagedata r:id="rId74" o:title="Default Line"/>
          </v:shape>
        </w:pict>
      </w:r>
    </w:p>
    <w:p w:rsidR="001C4A03" w:rsidRPr="007D2AC2" w:rsidP="001C4A03" w14:paraId="2B0F2ED1" w14:textId="77777777">
      <w:pPr>
        <w:rPr>
          <w:rFonts w:asciiTheme="minorHAnsi" w:hAnsiTheme="minorHAnsi" w:cstheme="minorHAnsi"/>
          <w:b/>
          <w:bCs/>
          <w:color w:val="008000"/>
          <w:sz w:val="22"/>
        </w:rPr>
      </w:pPr>
    </w:p>
    <w:p w:rsidR="001C4A03" w:rsidRPr="007D2AC2" w:rsidP="001C4A03" w14:paraId="0083E4C4" w14:textId="77777777">
      <w:pPr>
        <w:rPr>
          <w:rFonts w:asciiTheme="minorHAnsi" w:hAnsiTheme="minorHAnsi" w:cstheme="minorHAnsi"/>
          <w:color w:val="008000"/>
          <w:sz w:val="22"/>
        </w:rPr>
      </w:pPr>
      <w:r w:rsidRPr="007D2AC2">
        <w:rPr>
          <w:rFonts w:asciiTheme="minorHAnsi" w:hAnsiTheme="minorHAnsi" w:cstheme="minorHAnsi"/>
          <w:b/>
          <w:bCs/>
          <w:color w:val="008000"/>
          <w:sz w:val="22"/>
        </w:rPr>
        <w:t>Reviewer #1, Concern #4:</w:t>
      </w:r>
      <w:r w:rsidRPr="007D2AC2">
        <w:rPr>
          <w:rFonts w:asciiTheme="minorHAnsi" w:hAnsiTheme="minorHAnsi" w:cstheme="minorHAnsi"/>
          <w:color w:val="008000"/>
          <w:sz w:val="22"/>
        </w:rPr>
        <w:t xml:space="preserve"> </w:t>
      </w:r>
      <w:r w:rsidRPr="007D2AC2">
        <w:rPr>
          <w:rFonts w:asciiTheme="minorHAnsi" w:hAnsiTheme="minorHAnsi" w:cstheme="minorHAnsi"/>
          <w:sz w:val="22"/>
        </w:rPr>
        <w:t xml:space="preserve">It is a good work to analysis the 3D resolutions in </w:t>
      </w:r>
      <w:r w:rsidRPr="007D2AC2">
        <w:rPr>
          <w:rFonts w:asciiTheme="minorHAnsi" w:hAnsiTheme="minorHAnsi" w:cstheme="minorHAnsi"/>
          <w:sz w:val="22"/>
        </w:rPr>
        <w:t>Eq.(</w:t>
      </w:r>
      <w:r w:rsidRPr="007D2AC2">
        <w:rPr>
          <w:rFonts w:asciiTheme="minorHAnsi" w:hAnsiTheme="minorHAnsi" w:cstheme="minorHAnsi"/>
          <w:sz w:val="22"/>
        </w:rPr>
        <w:t xml:space="preserve">17). Why </w:t>
      </w:r>
      <w:ins w:id="711"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did we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not validate these resolutions in the experiments</w:t>
      </w:r>
      <w:del w:id="712" w:author="Paperpal" w:date="2022-01-01T00:30:51Z">
        <w:r w:rsidRPr="007D2AC2">
          <w:rPr>
            <w:rFonts w:asciiTheme="minorHAnsi" w:hAnsiTheme="minorHAnsi" w:cstheme="minorHAnsi"/>
            <w:sz w:val="22"/>
          </w:rPr>
          <w:delText xml:space="preserve"> part</w:delText>
        </w:r>
      </w:del>
      <w:r w:rsidRPr="007D2AC2">
        <w:rPr>
          <w:rFonts w:asciiTheme="minorHAnsi" w:hAnsiTheme="minorHAnsi" w:cstheme="minorHAnsi"/>
          <w:sz w:val="22"/>
        </w:rPr>
        <w:t>?</w:t>
      </w:r>
    </w:p>
    <w:p w:rsidR="001C4A03" w:rsidRPr="007D2AC2" w:rsidP="001C4A03" w14:paraId="5EEBE8B3" w14:textId="77777777">
      <w:pPr>
        <w:rPr>
          <w:rFonts w:asciiTheme="minorHAnsi" w:hAnsiTheme="minorHAnsi" w:cstheme="minorHAnsi"/>
          <w:sz w:val="22"/>
        </w:rPr>
      </w:pPr>
      <w:r w:rsidRPr="007D2AC2">
        <w:rPr>
          <w:rFonts w:asciiTheme="minorHAnsi" w:hAnsiTheme="minorHAnsi" w:cstheme="minorHAnsi"/>
          <w:b/>
          <w:sz w:val="22"/>
        </w:rPr>
        <w:t>Author response:</w:t>
      </w:r>
      <w:r w:rsidRPr="007D2AC2">
        <w:rPr>
          <w:rFonts w:asciiTheme="minorHAnsi" w:hAnsiTheme="minorHAnsi" w:cstheme="minorHAnsi"/>
          <w:sz w:val="22"/>
        </w:rPr>
        <w:t xml:space="preserve"> This comment, in addition to concern #3 of </w:t>
      </w:r>
      <w:ins w:id="713" w:author="Paperpal" w:date="2022-01-01T00:30:51Z">
        <w:r w:rsidRPr="007D2AC2">
          <w:rPr>
            <w:rFonts w:asciiTheme="minorHAnsi" w:hAnsiTheme="minorHAnsi" w:cstheme="minorHAnsi"/>
            <w:sz w:val="22"/>
          </w:rPr>
          <w:t>Reviewer</w:t>
        </w:r>
      </w:ins>
      <w:del w:id="714" w:author="Paperpal" w:date="2022-01-01T00:30:51Z">
        <w:r w:rsidRPr="007D2AC2">
          <w:rPr>
            <w:rFonts w:asciiTheme="minorHAnsi" w:hAnsiTheme="minorHAnsi" w:cstheme="minorHAnsi"/>
            <w:sz w:val="22"/>
          </w:rPr>
          <w:delText>reviewer</w:delText>
        </w:r>
      </w:del>
      <w:r w:rsidRPr="007D2AC2">
        <w:rPr>
          <w:rFonts w:asciiTheme="minorHAnsi" w:hAnsiTheme="minorHAnsi" w:cstheme="minorHAnsi"/>
          <w:sz w:val="22"/>
        </w:rPr>
        <w:t xml:space="preserve"> #2, is an excellent suggestion to bolster the robustness of this study. We have revised the manuscript to include an investigation of the spatial resolution and the impact of the extent of </w:t>
      </w:r>
      <w:del w:id="715" w:author="Paperpal" w:date="2022-01-01T00:30:51Z">
        <w:r w:rsidRPr="007D2AC2">
          <w:rPr>
            <w:rFonts w:asciiTheme="minorHAnsi" w:hAnsiTheme="minorHAnsi" w:cstheme="minorHAnsi"/>
            <w:sz w:val="22"/>
          </w:rPr>
          <w:delText xml:space="preserve">the </w:delText>
        </w:r>
      </w:del>
      <w:r w:rsidRPr="007D2AC2">
        <w:rPr>
          <w:rFonts w:asciiTheme="minorHAnsi" w:hAnsiTheme="minorHAnsi" w:cstheme="minorHAnsi"/>
          <w:sz w:val="22"/>
        </w:rPr>
        <w:t xml:space="preserve">sampling irregularity on the imaging resolution. The resolution of the proposed algorithm is compared </w:t>
      </w:r>
      <w:ins w:id="716" w:author="Paperpal" w:date="2022-01-01T00:30:51Z">
        <w:r w:rsidRPr="007D2AC2">
          <w:rPr>
            <w:rFonts w:asciiTheme="minorHAnsi" w:hAnsiTheme="minorHAnsi" w:cstheme="minorHAnsi"/>
            <w:sz w:val="22"/>
          </w:rPr>
          <w:t>with</w:t>
        </w:r>
      </w:ins>
      <w:del w:id="717" w:author="Paperpal" w:date="2022-01-01T00:30:51Z">
        <w:r w:rsidRPr="007D2AC2">
          <w:rPr>
            <w:rFonts w:asciiTheme="minorHAnsi" w:hAnsiTheme="minorHAnsi" w:cstheme="minorHAnsi"/>
            <w:sz w:val="22"/>
          </w:rPr>
          <w:delText>against</w:delText>
        </w:r>
      </w:del>
      <w:r w:rsidRPr="007D2AC2">
        <w:rPr>
          <w:rFonts w:asciiTheme="minorHAnsi" w:hAnsiTheme="minorHAnsi" w:cstheme="minorHAnsi"/>
          <w:sz w:val="22"/>
        </w:rPr>
        <w:t xml:space="preserve"> </w:t>
      </w:r>
      <w:ins w:id="71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that </w:t>
        </w:r>
      </w:ins>
      <w:ins w:id="71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of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the ideal</w:t>
      </w:r>
      <w:del w:id="720"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 planar RMA image reconstruction algorithm with varying degrees of array perturbation. </w:t>
      </w:r>
    </w:p>
    <w:p w:rsidR="001C4A03" w:rsidRPr="007D2AC2" w:rsidP="001C4A03" w14:paraId="1B4B0F65" w14:textId="77777777">
      <w:pPr>
        <w:rPr>
          <w:rFonts w:asciiTheme="minorHAnsi" w:hAnsiTheme="minorHAnsi" w:cstheme="minorHAnsi"/>
          <w:sz w:val="22"/>
        </w:rPr>
      </w:pPr>
      <w:r w:rsidRPr="007D2AC2">
        <w:rPr>
          <w:rFonts w:asciiTheme="minorHAnsi" w:hAnsiTheme="minorHAnsi" w:cstheme="minorHAnsi"/>
          <w:b/>
          <w:sz w:val="22"/>
        </w:rPr>
        <w:t xml:space="preserve">Author action: </w:t>
      </w:r>
      <w:r w:rsidRPr="007D2AC2">
        <w:rPr>
          <w:rFonts w:asciiTheme="minorHAnsi" w:hAnsiTheme="minorHAnsi" w:cstheme="minorHAnsi"/>
          <w:bCs/>
          <w:sz w:val="22"/>
        </w:rPr>
        <w:t xml:space="preserve">We updated the manuscript by including a thorough study </w:t>
      </w:r>
      <w:ins w:id="721" w:author="Paperpal" w:date="2022-01-01T00:30:51Z">
        <w:r w:rsidRPr="007D2AC2">
          <w:rPr>
            <w:rFonts w:asciiTheme="minorHAnsi" w:hAnsiTheme="minorHAnsi" w:cstheme="minorHAnsi"/>
            <w:bCs/>
            <w:sz w:val="22"/>
          </w:rPr>
          <w:t>of</w:t>
        </w:r>
      </w:ins>
      <w:del w:id="722" w:author="Paperpal" w:date="2022-01-01T00:30:51Z">
        <w:r w:rsidRPr="007D2AC2">
          <w:rPr>
            <w:rFonts w:asciiTheme="minorHAnsi" w:hAnsiTheme="minorHAnsi" w:cstheme="minorHAnsi"/>
            <w:bCs/>
            <w:sz w:val="22"/>
          </w:rPr>
          <w:delText>on</w:delText>
        </w:r>
      </w:del>
      <w:r w:rsidRPr="007D2AC2">
        <w:rPr>
          <w:rFonts w:asciiTheme="minorHAnsi" w:hAnsiTheme="minorHAnsi" w:cstheme="minorHAnsi"/>
          <w:bCs/>
          <w:sz w:val="22"/>
        </w:rPr>
        <w:t xml:space="preserve"> the impact of sampling irregularity on image resolution by considering the point spread function (PSF) for several non-cooperative scanning geometries. Each PSF </w:t>
      </w:r>
      <w:ins w:id="723" w:author="Paperpal" w:date="2022-01-01T00:30:51Z">
        <w:r w:rsidRPr="007D2AC2">
          <w:rPr>
            <w:rFonts w:asciiTheme="minorHAnsi" w:hAnsiTheme="minorHAnsi" w:cstheme="minorHAnsi"/>
            <w:bCs/>
            <w:sz w:val="22"/>
          </w:rPr>
          <w:t>was</w:t>
        </w:r>
      </w:ins>
      <w:del w:id="724" w:author="Paperpal" w:date="2022-01-01T00:30:51Z">
        <w:r w:rsidRPr="007D2AC2">
          <w:rPr>
            <w:rFonts w:asciiTheme="minorHAnsi" w:hAnsiTheme="minorHAnsi" w:cstheme="minorHAnsi"/>
            <w:bCs/>
            <w:sz w:val="22"/>
          </w:rPr>
          <w:delText>is</w:delText>
        </w:r>
      </w:del>
      <w:r w:rsidRPr="007D2AC2">
        <w:rPr>
          <w:rFonts w:asciiTheme="minorHAnsi" w:hAnsiTheme="minorHAnsi" w:cstheme="minorHAnsi"/>
          <w:bCs/>
          <w:sz w:val="22"/>
        </w:rPr>
        <w:t xml:space="preserve"> simulated with a different value for </w:t>
      </w:r>
      <m:oMath>
        <m:sSubSup>
          <m:sSubSupPr>
            <m:ctrlPr>
              <w:rPr>
                <w:rFonts w:ascii="Cambria Math" w:hAnsi="Cambria Math" w:cstheme="minorHAnsi"/>
                <w:bCs/>
                <w:i/>
                <w:sz w:val="22"/>
              </w:rPr>
            </m:ctrlPr>
          </m:sSubSupPr>
          <m:e>
            <m:ctrlPr>
              <w:rPr>
                <w:rFonts w:ascii="Cambria Math" w:hAnsi="Cambria Math" w:cstheme="minorHAnsi"/>
                <w:bCs/>
                <w:sz w:val="22"/>
              </w:rPr>
            </m:ctrlPr>
            <m:r>
              <m:rPr>
                <m:sty m:val="p"/>
              </m:rPr>
              <w:rPr>
                <w:rFonts w:ascii="Cambria Math" w:hAnsi="Cambria Math" w:cstheme="minorHAnsi"/>
                <w:sz w:val="22"/>
              </w:rPr>
              <m:t>Δ</m:t>
            </m:r>
          </m:e>
          <m:sub>
            <m:r>
              <w:rPr>
                <w:rFonts w:ascii="Cambria Math" w:hAnsi="Cambria Math" w:cstheme="minorHAnsi"/>
                <w:sz w:val="22"/>
              </w:rPr>
              <m:t>z</m:t>
            </m:r>
          </m:sub>
          <m:sup>
            <m:r>
              <m:rPr>
                <m:sty m:val="p"/>
              </m:rPr>
              <w:rPr>
                <w:rFonts w:ascii="Cambria Math" w:hAnsi="Cambria Math" w:cstheme="minorHAnsi"/>
                <w:sz w:val="22"/>
              </w:rPr>
              <m:t>max</m:t>
            </m:r>
          </m:sup>
        </m:sSubSup>
        <m:r>
          <w:rPr>
            <w:rFonts w:ascii="Cambria Math" w:hAnsi="Cambria Math" w:cstheme="minorHAnsi"/>
            <w:sz w:val="22"/>
          </w:rPr>
          <m:t>≜</m:t>
        </m:r>
        <m:func>
          <m:funcPr>
            <m:ctrlPr>
              <w:rPr>
                <w:rFonts w:ascii="Cambria Math" w:hAnsi="Cambria Math" w:cstheme="minorHAnsi"/>
                <w:bCs/>
                <w:i/>
                <w:sz w:val="22"/>
              </w:rPr>
            </m:ctrlPr>
          </m:funcPr>
          <m:fName>
            <m:r>
              <m:rPr>
                <m:sty m:val="p"/>
              </m:rPr>
              <w:rPr>
                <w:rFonts w:ascii="Cambria Math" w:hAnsi="Cambria Math" w:cstheme="minorHAnsi"/>
                <w:sz w:val="22"/>
              </w:rPr>
              <m:t>max</m:t>
            </m:r>
          </m:fName>
          <m:e>
            <m:sSubSup>
              <m:sSubSupPr>
                <m:ctrlPr>
                  <w:rPr>
                    <w:rFonts w:ascii="Cambria Math" w:hAnsi="Cambria Math" w:cstheme="minorHAnsi"/>
                    <w:bCs/>
                    <w:i/>
                    <w:sz w:val="22"/>
                  </w:rPr>
                </m:ctrlPr>
              </m:sSubSupPr>
              <m:e>
                <m:r>
                  <w:rPr>
                    <w:rFonts w:ascii="Cambria Math" w:hAnsi="Cambria Math" w:cstheme="minorHAnsi"/>
                    <w:sz w:val="22"/>
                  </w:rPr>
                  <m:t>|d</m:t>
                </m:r>
              </m:e>
              <m:sub>
                <m:r>
                  <m:rPr>
                    <m:scr m:val="script"/>
                  </m:rPr>
                  <w:rPr>
                    <w:rFonts w:ascii="Cambria Math" w:hAnsi="Cambria Math" w:cstheme="minorHAnsi"/>
                    <w:sz w:val="22"/>
                  </w:rPr>
                  <m:t>l</m:t>
                </m:r>
              </m:sub>
              <m:sup>
                <m:r>
                  <w:rPr>
                    <w:rFonts w:ascii="Cambria Math" w:hAnsi="Cambria Math" w:cstheme="minorHAnsi"/>
                    <w:sz w:val="22"/>
                  </w:rPr>
                  <m:t>z</m:t>
                </m:r>
              </m:sup>
            </m:sSubSup>
            <m:r>
              <w:rPr>
                <w:rFonts w:ascii="Cambria Math" w:hAnsi="Cambria Math" w:cstheme="minorHAnsi"/>
                <w:sz w:val="22"/>
              </w:rPr>
              <m:t>|</m:t>
            </m:r>
          </m:e>
        </m:func>
      </m:oMath>
      <w:r w:rsidRPr="007D2AC2">
        <w:rPr>
          <w:rFonts w:asciiTheme="minorHAnsi" w:hAnsiTheme="minorHAnsi" w:cstheme="minorHAnsi"/>
          <w:bCs/>
          <w:sz w:val="22"/>
        </w:rPr>
        <w:t xml:space="preserve">, the maximum distance between the reference plane, </w:t>
      </w:r>
      <m:oMath>
        <m:sSub>
          <m:sSubPr>
            <m:ctrlPr>
              <w:rPr>
                <w:rFonts w:ascii="Cambria Math" w:hAnsi="Cambria Math" w:cstheme="minorHAnsi"/>
                <w:bCs/>
                <w:i/>
                <w:sz w:val="22"/>
              </w:rPr>
            </m:ctrlPr>
          </m:sSubPr>
          <m:e>
            <m:r>
              <w:rPr>
                <w:rFonts w:ascii="Cambria Math" w:hAnsi="Cambria Math" w:cstheme="minorHAnsi"/>
                <w:sz w:val="22"/>
              </w:rPr>
              <m:t>Z</m:t>
            </m:r>
          </m:e>
          <m:sub>
            <m:r>
              <w:rPr>
                <w:rFonts w:ascii="Cambria Math" w:hAnsi="Cambria Math" w:cstheme="minorHAnsi"/>
                <w:sz w:val="22"/>
              </w:rPr>
              <m:t>0</m:t>
            </m:r>
          </m:sub>
        </m:sSub>
      </m:oMath>
      <w:r w:rsidRPr="007D2AC2">
        <w:rPr>
          <w:rFonts w:asciiTheme="minorHAnsi" w:hAnsiTheme="minorHAnsi" w:cstheme="minorHAnsi"/>
          <w:bCs/>
          <w:sz w:val="22"/>
        </w:rPr>
        <w:t xml:space="preserve">, and the samples, as defined in Section II-B. The simulated PSFs </w:t>
      </w:r>
      <w:ins w:id="725" w:author="Paperpal" w:date="2022-01-01T00:30:51Z">
        <w:r w:rsidRPr="007D2AC2">
          <w:rPr>
            <w:rFonts w:asciiTheme="minorHAnsi" w:hAnsiTheme="minorHAnsi" w:cstheme="minorHAnsi"/>
            <w:bCs/>
            <w:sz w:val="22"/>
          </w:rPr>
          <w:t>were</w:t>
        </w:r>
      </w:ins>
      <w:del w:id="726" w:author="Paperpal" w:date="2022-01-01T00:30:51Z">
        <w:r w:rsidRPr="007D2AC2">
          <w:rPr>
            <w:rFonts w:asciiTheme="minorHAnsi" w:hAnsiTheme="minorHAnsi" w:cstheme="minorHAnsi"/>
            <w:bCs/>
            <w:sz w:val="22"/>
          </w:rPr>
          <w:delText>are</w:delText>
        </w:r>
      </w:del>
      <w:r w:rsidRPr="007D2AC2">
        <w:rPr>
          <w:rFonts w:asciiTheme="minorHAnsi" w:hAnsiTheme="minorHAnsi" w:cstheme="minorHAnsi"/>
          <w:bCs/>
          <w:sz w:val="22"/>
        </w:rPr>
        <w:t xml:space="preserve"> compared </w:t>
      </w:r>
      <w:ins w:id="727" w:author="Paperpal" w:date="2022-01-01T00:30:51Z">
        <w:r w:rsidRPr="007D2AC2">
          <w:rPr>
            <w:rFonts w:asciiTheme="minorHAnsi" w:hAnsiTheme="minorHAnsi" w:cstheme="minorHAnsi"/>
            <w:bCs/>
            <w:sz w:val="22"/>
          </w:rPr>
          <w:t>with</w:t>
        </w:r>
      </w:ins>
      <w:del w:id="728" w:author="Paperpal" w:date="2022-01-01T00:30:51Z">
        <w:r w:rsidRPr="007D2AC2">
          <w:rPr>
            <w:rFonts w:asciiTheme="minorHAnsi" w:hAnsiTheme="minorHAnsi" w:cstheme="minorHAnsi"/>
            <w:bCs/>
            <w:sz w:val="22"/>
          </w:rPr>
          <w:delText>against</w:delText>
        </w:r>
      </w:del>
      <w:r w:rsidRPr="007D2AC2">
        <w:rPr>
          <w:rFonts w:asciiTheme="minorHAnsi" w:hAnsiTheme="minorHAnsi" w:cstheme="minorHAnsi"/>
          <w:bCs/>
          <w:sz w:val="22"/>
        </w:rPr>
        <w:t xml:space="preserve"> the PSF from an ideal planar scenario using </w:t>
      </w:r>
      <w:del w:id="729" w:author="Paperpal" w:date="2022-01-01T00:30:51Z">
        <w:r w:rsidRPr="007D2AC2">
          <w:rPr>
            <w:rFonts w:asciiTheme="minorHAnsi" w:hAnsiTheme="minorHAnsi" w:cstheme="minorHAnsi"/>
            <w:bCs/>
            <w:sz w:val="22"/>
          </w:rPr>
          <w:delText xml:space="preserve">the </w:delText>
        </w:r>
      </w:del>
      <w:r w:rsidRPr="007D2AC2">
        <w:rPr>
          <w:rFonts w:asciiTheme="minorHAnsi" w:hAnsiTheme="minorHAnsi" w:cstheme="minorHAnsi"/>
          <w:bCs/>
          <w:sz w:val="22"/>
        </w:rPr>
        <w:t xml:space="preserve">traditional RMA. As the value of </w:t>
      </w:r>
      <m:oMath>
        <m:sSubSup>
          <m:sSubSupPr>
            <m:ctrlPr>
              <w:rPr>
                <w:rFonts w:ascii="Cambria Math" w:hAnsi="Cambria Math" w:cstheme="minorHAnsi"/>
                <w:bCs/>
                <w:i/>
                <w:sz w:val="22"/>
              </w:rPr>
            </m:ctrlPr>
          </m:sSubSupPr>
          <m:e>
            <m:ctrlPr>
              <w:rPr>
                <w:rFonts w:ascii="Cambria Math" w:hAnsi="Cambria Math" w:cstheme="minorHAnsi"/>
                <w:bCs/>
                <w:sz w:val="22"/>
              </w:rPr>
            </m:ctrlPr>
            <m:r>
              <m:rPr>
                <m:sty m:val="p"/>
              </m:rPr>
              <w:rPr>
                <w:rFonts w:ascii="Cambria Math" w:hAnsi="Cambria Math" w:cstheme="minorHAnsi"/>
                <w:sz w:val="22"/>
              </w:rPr>
              <m:t>Δ</m:t>
            </m:r>
          </m:e>
          <m:sub>
            <m:r>
              <w:rPr>
                <w:rFonts w:ascii="Cambria Math" w:hAnsi="Cambria Math" w:cstheme="minorHAnsi"/>
                <w:sz w:val="22"/>
              </w:rPr>
              <m:t>z</m:t>
            </m:r>
          </m:sub>
          <m:sup>
            <m:r>
              <m:rPr>
                <m:sty m:val="p"/>
              </m:rPr>
              <w:rPr>
                <w:rFonts w:ascii="Cambria Math" w:hAnsi="Cambria Math" w:cstheme="minorHAnsi"/>
                <w:sz w:val="22"/>
              </w:rPr>
              <m:t>max</m:t>
            </m:r>
          </m:sup>
        </m:sSubSup>
      </m:oMath>
      <w:r w:rsidRPr="007D2AC2">
        <w:rPr>
          <w:rFonts w:asciiTheme="minorHAnsi" w:hAnsiTheme="minorHAnsi" w:cstheme="minorHAnsi"/>
          <w:bCs/>
          <w:sz w:val="22"/>
        </w:rPr>
        <w:t xml:space="preserve"> </w:t>
      </w:r>
      <w:del w:id="730" w:author="Paperpal" w:date="2022-01-01T00:30:51Z">
        <w:r w:rsidRPr="007D2AC2">
          <w:rPr>
            <w:rFonts w:asciiTheme="minorHAnsi" w:hAnsiTheme="minorHAnsi" w:cstheme="minorHAnsi"/>
            <w:bCs/>
            <w:sz w:val="22"/>
          </w:rPr>
          <w:delText xml:space="preserve">is </w:delText>
        </w:r>
      </w:del>
      <w:ins w:id="731" w:author="Paperpal" w:date="2022-01-01T00:30:51Z">
        <w:r w:rsidRPr="007D2AC2">
          <w:rPr>
            <w:rFonts w:asciiTheme="minorHAnsi" w:hAnsiTheme="minorHAnsi" w:cstheme="minorHAnsi"/>
            <w:bCs/>
            <w:sz w:val="22"/>
          </w:rPr>
          <w:t>increases</w:t>
        </w:r>
      </w:ins>
      <w:del w:id="732" w:author="Paperpal" w:date="2022-01-01T00:30:51Z">
        <w:r w:rsidRPr="007D2AC2">
          <w:rPr>
            <w:rFonts w:asciiTheme="minorHAnsi" w:hAnsiTheme="minorHAnsi" w:cstheme="minorHAnsi"/>
            <w:bCs/>
            <w:sz w:val="22"/>
          </w:rPr>
          <w:delText>increased</w:delText>
        </w:r>
      </w:del>
      <w:r w:rsidRPr="007D2AC2">
        <w:rPr>
          <w:rFonts w:asciiTheme="minorHAnsi" w:hAnsiTheme="minorHAnsi" w:cstheme="minorHAnsi"/>
          <w:bCs/>
          <w:sz w:val="22"/>
        </w:rPr>
        <w:t xml:space="preserve"> and the synthetic array </w:t>
      </w:r>
      <w:ins w:id="733" w:author="Paperpal" w:date="2022-01-01T00:30:51Z">
        <w:r w:rsidRPr="007D2AC2">
          <w:rPr>
            <w:rFonts w:asciiTheme="minorHAnsi" w:hAnsiTheme="minorHAnsi" w:cstheme="minorHAnsi"/>
            <w:bCs/>
            <w:sz w:val="22"/>
          </w:rPr>
          <w:t>becomes</w:t>
        </w:r>
      </w:ins>
      <w:del w:id="734" w:author="Paperpal" w:date="2022-01-01T00:30:51Z">
        <w:r w:rsidRPr="007D2AC2">
          <w:rPr>
            <w:rFonts w:asciiTheme="minorHAnsi" w:hAnsiTheme="minorHAnsi" w:cstheme="minorHAnsi"/>
            <w:bCs/>
            <w:sz w:val="22"/>
          </w:rPr>
          <w:delText>is</w:delText>
        </w:r>
      </w:del>
      <w:r w:rsidRPr="007D2AC2">
        <w:rPr>
          <w:rFonts w:asciiTheme="minorHAnsi" w:hAnsiTheme="minorHAnsi" w:cstheme="minorHAnsi"/>
          <w:bCs/>
          <w:sz w:val="22"/>
        </w:rPr>
        <w:t xml:space="preserve"> increasingly nonplanar, the resolution of the main lobe along the </w:t>
      </w:r>
      <w:r w:rsidRPr="007D2AC2">
        <w:rPr>
          <w:rFonts w:asciiTheme="minorHAnsi" w:hAnsiTheme="minorHAnsi" w:cstheme="minorHAnsi"/>
          <w:bCs/>
          <w:sz w:val="22"/>
        </w:rPr>
        <w:softHyphen/>
      </w:r>
      <w:r w:rsidRPr="007D2AC2">
        <w:rPr>
          <w:rFonts w:asciiTheme="minorHAnsi" w:hAnsiTheme="minorHAnsi" w:cstheme="minorHAnsi"/>
          <w:bCs/>
          <w:sz w:val="22"/>
        </w:rPr>
        <w:softHyphen/>
      </w:r>
      <w:r w:rsidRPr="007D2AC2">
        <w:rPr>
          <w:rFonts w:asciiTheme="minorHAnsi" w:hAnsiTheme="minorHAnsi" w:cstheme="minorHAnsi"/>
          <w:bCs/>
          <w:i/>
          <w:iCs/>
          <w:sz w:val="22"/>
        </w:rPr>
        <w:t>y</w:t>
      </w:r>
      <w:r w:rsidRPr="007D2AC2">
        <w:rPr>
          <w:rFonts w:asciiTheme="minorHAnsi" w:hAnsiTheme="minorHAnsi" w:cstheme="minorHAnsi"/>
          <w:bCs/>
          <w:sz w:val="22"/>
        </w:rPr>
        <w:t>- and</w:t>
      </w:r>
      <w:r w:rsidRPr="007D2AC2">
        <w:rPr>
          <w:rFonts w:asciiTheme="minorHAnsi" w:hAnsiTheme="minorHAnsi" w:cstheme="minorHAnsi"/>
          <w:bCs/>
          <w:i/>
          <w:iCs/>
          <w:sz w:val="22"/>
        </w:rPr>
        <w:t xml:space="preserve"> z</w:t>
      </w:r>
      <w:r w:rsidRPr="007D2AC2">
        <w:rPr>
          <w:rFonts w:asciiTheme="minorHAnsi" w:hAnsiTheme="minorHAnsi" w:cstheme="minorHAnsi"/>
          <w:bCs/>
          <w:sz w:val="22"/>
        </w:rPr>
        <w:t>-directions degrades marginally</w:t>
      </w:r>
      <w:ins w:id="735" w:author="Paperpal" w:date="2022-01-01T00:30:51Z">
        <w:r>
          <w:rPr>
            <w:rStyle w:val="DefaultParagraphFont"/>
            <w:rFonts w:ascii="Calibri" w:eastAsia="Calibri" w:hAnsi="Calibri" w:cs="Calibri"/>
            <w:b w:val="0"/>
            <w:bCs/>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and inferior sidelobe suppression is observed. However, even with significant perturbations in the array geometry, </w:t>
      </w:r>
      <w:ins w:id="736" w:author="Paperpal" w:date="2022-01-01T00:30:51Z">
        <w:r w:rsidRPr="007D2AC2">
          <w:rPr>
            <w:rFonts w:asciiTheme="minorHAnsi" w:hAnsiTheme="minorHAnsi" w:cstheme="minorHAnsi"/>
            <w:bCs/>
            <w:sz w:val="22"/>
          </w:rPr>
          <w:t>the resolution of</w:t>
        </w:r>
      </w:ins>
      <w:del w:id="737" w:author="Paperpal" w:date="2022-01-01T00:30:51Z">
        <w:r w:rsidRPr="007D2AC2">
          <w:rPr>
            <w:rFonts w:asciiTheme="minorHAnsi" w:hAnsiTheme="minorHAnsi" w:cstheme="minorHAnsi"/>
            <w:bCs/>
            <w:sz w:val="22"/>
          </w:rPr>
          <w:delText>in</w:delText>
        </w:r>
      </w:del>
      <w:r w:rsidRPr="007D2AC2">
        <w:rPr>
          <w:rFonts w:asciiTheme="minorHAnsi" w:hAnsiTheme="minorHAnsi" w:cstheme="minorHAnsi"/>
          <w:bCs/>
          <w:sz w:val="22"/>
        </w:rPr>
        <w:t xml:space="preserve"> the proposed algorithm </w:t>
      </w:r>
      <w:ins w:id="738" w:author="Paperpal" w:date="2022-01-01T00:30:51Z">
        <w:r w:rsidRPr="007D2AC2">
          <w:rPr>
            <w:rFonts w:asciiTheme="minorHAnsi" w:hAnsiTheme="minorHAnsi" w:cstheme="minorHAnsi"/>
            <w:bCs/>
            <w:sz w:val="22"/>
          </w:rPr>
          <w:t>is</w:t>
        </w:r>
      </w:ins>
      <w:del w:id="739" w:author="Paperpal" w:date="2022-01-01T00:30:51Z">
        <w:r w:rsidRPr="007D2AC2">
          <w:rPr>
            <w:rFonts w:asciiTheme="minorHAnsi" w:hAnsiTheme="minorHAnsi" w:cstheme="minorHAnsi"/>
            <w:bCs/>
            <w:sz w:val="22"/>
          </w:rPr>
          <w:delText>achieves</w:delText>
        </w:r>
      </w:del>
      <w:r w:rsidRPr="007D2AC2">
        <w:rPr>
          <w:rFonts w:asciiTheme="minorHAnsi" w:hAnsiTheme="minorHAnsi" w:cstheme="minorHAnsi"/>
          <w:bCs/>
          <w:sz w:val="22"/>
        </w:rPr>
        <w:t xml:space="preserve"> quite similar </w:t>
      </w:r>
      <w:del w:id="740" w:author="Paperpal" w:date="2022-01-01T00:30:51Z">
        <w:r w:rsidRPr="007D2AC2">
          <w:rPr>
            <w:rFonts w:asciiTheme="minorHAnsi" w:hAnsiTheme="minorHAnsi" w:cstheme="minorHAnsi"/>
            <w:bCs/>
            <w:sz w:val="22"/>
          </w:rPr>
          <w:delText xml:space="preserve">resolution </w:delText>
        </w:r>
      </w:del>
      <w:r w:rsidRPr="007D2AC2">
        <w:rPr>
          <w:rFonts w:asciiTheme="minorHAnsi" w:hAnsiTheme="minorHAnsi" w:cstheme="minorHAnsi"/>
          <w:bCs/>
          <w:sz w:val="22"/>
        </w:rPr>
        <w:t xml:space="preserve">to </w:t>
      </w:r>
      <w:ins w:id="741" w:author="Paperpal" w:date="2022-01-01T00:30:51Z">
        <w:r w:rsidRPr="007D2AC2">
          <w:rPr>
            <w:rFonts w:asciiTheme="minorHAnsi" w:hAnsiTheme="minorHAnsi" w:cstheme="minorHAnsi"/>
            <w:bCs/>
            <w:sz w:val="22"/>
          </w:rPr>
          <w:t>that</w:t>
        </w:r>
      </w:ins>
      <w:del w:id="742" w:author="Paperpal" w:date="2022-01-01T00:30:51Z">
        <w:r w:rsidRPr="007D2AC2">
          <w:rPr>
            <w:rFonts w:asciiTheme="minorHAnsi" w:hAnsiTheme="minorHAnsi" w:cstheme="minorHAnsi"/>
            <w:bCs/>
            <w:sz w:val="22"/>
          </w:rPr>
          <w:delText>the</w:delText>
        </w:r>
      </w:del>
      <w:r w:rsidRPr="007D2AC2">
        <w:rPr>
          <w:rFonts w:asciiTheme="minorHAnsi" w:hAnsiTheme="minorHAnsi" w:cstheme="minorHAnsi"/>
          <w:bCs/>
          <w:sz w:val="22"/>
        </w:rPr>
        <w:t xml:space="preserve"> </w:t>
      </w:r>
      <w:ins w:id="743" w:author="Paperpal" w:date="2022-01-01T00:30:51Z">
        <w:r>
          <w:rPr>
            <w:rStyle w:val="DefaultParagraphFont"/>
            <w:rFonts w:ascii="Calibri" w:eastAsia="Calibri" w:hAnsi="Calibri" w:cs="Calibri"/>
            <w:b w:val="0"/>
            <w:bCs/>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of </w:t>
        </w:r>
      </w:ins>
      <w:r>
        <w:rPr>
          <w:rStyle w:val="DefaultParagraphFont"/>
          <w:rFonts w:ascii="Calibri" w:eastAsia="Calibri" w:hAnsi="Calibri" w:cs="Calibri"/>
          <w:b w:val="0"/>
          <w:bCs/>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RMA under ideal conditions. Prior work on freehand smartphone imaging system design and implementation </w:t>
      </w:r>
      <w:del w:id="744" w:author="Paperpal" w:date="2022-01-01T00:30:51Z">
        <w:r w:rsidRPr="007D2AC2">
          <w:rPr>
            <w:rFonts w:asciiTheme="minorHAnsi" w:hAnsiTheme="minorHAnsi" w:cstheme="minorHAnsi"/>
            <w:bCs/>
            <w:sz w:val="22"/>
          </w:rPr>
          <w:delText xml:space="preserve">has </w:delText>
        </w:r>
      </w:del>
      <w:r w:rsidRPr="007D2AC2">
        <w:rPr>
          <w:rFonts w:asciiTheme="minorHAnsi" w:hAnsiTheme="minorHAnsi" w:cstheme="minorHAnsi"/>
          <w:bCs/>
          <w:sz w:val="22"/>
        </w:rPr>
        <w:t xml:space="preserve">assumed deviations </w:t>
      </w:r>
      <w:ins w:id="745" w:author="Paperpal" w:date="2022-01-01T00:30:51Z">
        <w:r w:rsidRPr="007D2AC2">
          <w:rPr>
            <w:rFonts w:asciiTheme="minorHAnsi" w:hAnsiTheme="minorHAnsi" w:cstheme="minorHAnsi"/>
            <w:bCs/>
            <w:sz w:val="22"/>
          </w:rPr>
          <w:t>of</w:t>
        </w:r>
      </w:ins>
      <w:del w:id="746" w:author="Paperpal" w:date="2022-01-01T00:30:51Z">
        <w:r w:rsidRPr="007D2AC2">
          <w:rPr>
            <w:rFonts w:asciiTheme="minorHAnsi" w:hAnsiTheme="minorHAnsi" w:cstheme="minorHAnsi"/>
            <w:bCs/>
            <w:sz w:val="22"/>
          </w:rPr>
          <w:delText>on</w:delText>
        </w:r>
      </w:del>
      <w:r w:rsidRPr="007D2AC2">
        <w:rPr>
          <w:rFonts w:asciiTheme="minorHAnsi" w:hAnsiTheme="minorHAnsi" w:cstheme="minorHAnsi"/>
          <w:bCs/>
          <w:sz w:val="22"/>
        </w:rPr>
        <w:t xml:space="preserve"> the order of 1 cm [7]. The results are detailed in the updated manuscript in Section V-A</w:t>
      </w:r>
      <w:ins w:id="747" w:author="Paperpal" w:date="2022-01-01T00:30:51Z">
        <w:r>
          <w:rPr>
            <w:rStyle w:val="DefaultParagraphFont"/>
            <w:rFonts w:ascii="Calibri" w:eastAsia="Calibri" w:hAnsi="Calibri" w:cs="Calibri"/>
            <w:b w:val="0"/>
            <w:bCs/>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and </w:t>
      </w:r>
      <w:ins w:id="748" w:author="Paperpal" w:date="2022-01-01T00:30:51Z">
        <w:r w:rsidRPr="007D2AC2">
          <w:rPr>
            <w:rFonts w:asciiTheme="minorHAnsi" w:hAnsiTheme="minorHAnsi" w:cstheme="minorHAnsi"/>
            <w:bCs/>
            <w:sz w:val="22"/>
          </w:rPr>
          <w:t>are presented</w:t>
        </w:r>
      </w:ins>
      <w:del w:id="749" w:author="Paperpal" w:date="2022-01-01T00:30:51Z">
        <w:r w:rsidRPr="007D2AC2">
          <w:rPr>
            <w:rFonts w:asciiTheme="minorHAnsi" w:hAnsiTheme="minorHAnsi" w:cstheme="minorHAnsi"/>
            <w:bCs/>
            <w:sz w:val="22"/>
          </w:rPr>
          <w:delText>shown</w:delText>
        </w:r>
      </w:del>
      <w:r w:rsidRPr="007D2AC2">
        <w:rPr>
          <w:rFonts w:asciiTheme="minorHAnsi" w:hAnsiTheme="minorHAnsi" w:cstheme="minorHAnsi"/>
          <w:bCs/>
          <w:sz w:val="22"/>
        </w:rPr>
        <w:t xml:space="preserve"> in Fig. </w:t>
      </w:r>
      <w:r w:rsidRPr="007D2AC2">
        <w:rPr>
          <w:rFonts w:asciiTheme="minorHAnsi" w:hAnsiTheme="minorHAnsi" w:cstheme="minorHAnsi"/>
          <w:bCs/>
          <w:sz w:val="22"/>
        </w:rPr>
        <w:t xml:space="preserve">5. </w:t>
      </w:r>
      <w:r w:rsidRPr="007D2AC2">
        <w:rPr>
          <w:rFonts w:asciiTheme="minorHAnsi" w:hAnsiTheme="minorHAnsi" w:cstheme="minorHAnsi"/>
          <w:sz w:val="22"/>
        </w:rPr>
        <w:t xml:space="preserve">Further </w:t>
      </w:r>
      <w:ins w:id="750" w:author="Paperpal" w:date="2022-01-01T00:30:51Z">
        <w:r w:rsidRPr="007D2AC2">
          <w:rPr>
            <w:rFonts w:asciiTheme="minorHAnsi" w:hAnsiTheme="minorHAnsi" w:cstheme="minorHAnsi"/>
            <w:sz w:val="22"/>
          </w:rPr>
          <w:t>details</w:t>
        </w:r>
      </w:ins>
      <w:del w:id="751" w:author="Paperpal" w:date="2022-01-01T00:30:51Z">
        <w:r w:rsidRPr="007D2AC2">
          <w:rPr>
            <w:rFonts w:asciiTheme="minorHAnsi" w:hAnsiTheme="minorHAnsi" w:cstheme="minorHAnsi"/>
            <w:sz w:val="22"/>
          </w:rPr>
          <w:delText>detail</w:delText>
        </w:r>
      </w:del>
      <w:r w:rsidRPr="007D2AC2">
        <w:rPr>
          <w:rFonts w:asciiTheme="minorHAnsi" w:hAnsiTheme="minorHAnsi" w:cstheme="minorHAnsi"/>
          <w:sz w:val="22"/>
        </w:rPr>
        <w:t xml:space="preserve"> and </w:t>
      </w:r>
      <w:ins w:id="752" w:author="Paperpal" w:date="2022-01-01T00:30:51Z">
        <w:r w:rsidRPr="007D2AC2">
          <w:rPr>
            <w:rFonts w:asciiTheme="minorHAnsi" w:hAnsiTheme="minorHAnsi" w:cstheme="minorHAnsi"/>
            <w:sz w:val="22"/>
          </w:rPr>
          <w:t>explanations</w:t>
        </w:r>
      </w:ins>
      <w:del w:id="753" w:author="Paperpal" w:date="2022-01-01T00:30:51Z">
        <w:r w:rsidRPr="007D2AC2">
          <w:rPr>
            <w:rFonts w:asciiTheme="minorHAnsi" w:hAnsiTheme="minorHAnsi" w:cstheme="minorHAnsi"/>
            <w:sz w:val="22"/>
          </w:rPr>
          <w:delText>explanation</w:delText>
        </w:r>
      </w:del>
      <w:r w:rsidRPr="007D2AC2">
        <w:rPr>
          <w:rFonts w:asciiTheme="minorHAnsi" w:hAnsiTheme="minorHAnsi" w:cstheme="minorHAnsi"/>
          <w:sz w:val="22"/>
        </w:rPr>
        <w:t xml:space="preserve"> are </w:t>
      </w:r>
      <w:ins w:id="754" w:author="Paperpal" w:date="2022-01-01T00:30:51Z">
        <w:r w:rsidRPr="007D2AC2">
          <w:rPr>
            <w:rFonts w:asciiTheme="minorHAnsi" w:hAnsiTheme="minorHAnsi" w:cstheme="minorHAnsi"/>
            <w:sz w:val="22"/>
          </w:rPr>
          <w:t>provided</w:t>
        </w:r>
      </w:ins>
      <w:del w:id="755" w:author="Paperpal" w:date="2022-01-01T00:30:51Z">
        <w:r w:rsidRPr="007D2AC2">
          <w:rPr>
            <w:rFonts w:asciiTheme="minorHAnsi" w:hAnsiTheme="minorHAnsi" w:cstheme="minorHAnsi"/>
            <w:sz w:val="22"/>
          </w:rPr>
          <w:delText>given</w:delText>
        </w:r>
      </w:del>
      <w:r w:rsidRPr="007D2AC2">
        <w:rPr>
          <w:rFonts w:asciiTheme="minorHAnsi" w:hAnsiTheme="minorHAnsi" w:cstheme="minorHAnsi"/>
          <w:sz w:val="22"/>
        </w:rPr>
        <w:t xml:space="preserve"> for Reviewer #2</w:t>
      </w:r>
      <w:ins w:id="756" w:author="Paperpal" w:date="2022-01-01T00:30:51Z">
        <w:r w:rsidRPr="007D2AC2">
          <w:rPr>
            <w:rFonts w:asciiTheme="minorHAnsi" w:hAnsiTheme="minorHAnsi" w:cstheme="minorHAnsi"/>
            <w:sz w:val="22"/>
          </w:rPr>
          <w:t xml:space="preserve"> and</w:t>
        </w:r>
      </w:ins>
      <w:del w:id="757"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 Concern #3.</w:t>
      </w:r>
    </w:p>
    <w:p w:rsidR="001C4A03" w:rsidRPr="007D2AC2" w:rsidP="001C4A03" w14:paraId="299A5801" w14:textId="77777777">
      <w:pPr>
        <w:rPr>
          <w:rFonts w:asciiTheme="minorHAnsi" w:hAnsiTheme="minorHAnsi" w:cstheme="minorHAnsi"/>
          <w:b/>
          <w:color w:val="000090"/>
          <w:sz w:val="22"/>
        </w:rPr>
      </w:pPr>
      <w:r>
        <w:rPr>
          <w:rFonts w:asciiTheme="minorHAnsi" w:hAnsiTheme="minorHAnsi" w:cstheme="minorHAnsi"/>
          <w:b/>
          <w:noProof/>
          <w:color w:val="000090"/>
          <w:sz w:val="22"/>
        </w:rPr>
        <w:pict>
          <v:shape id="_x0000_i1066" type="#_x0000_t75" alt="Default Line" style="width:481.55pt;height:1.55pt" o:hrpct="0" o:hr="t">
            <v:imagedata r:id="rId74" o:title="Default Line"/>
          </v:shape>
        </w:pict>
      </w:r>
    </w:p>
    <w:p w:rsidR="001C4A03" w:rsidRPr="007D2AC2" w:rsidP="001C4A03" w14:paraId="212EEEB0" w14:textId="77777777">
      <w:pPr>
        <w:rPr>
          <w:rFonts w:asciiTheme="minorHAnsi" w:hAnsiTheme="minorHAnsi" w:cstheme="minorHAnsi"/>
          <w:b/>
          <w:bCs/>
          <w:color w:val="008000"/>
          <w:sz w:val="22"/>
        </w:rPr>
      </w:pPr>
    </w:p>
    <w:p w:rsidR="001C4A03" w:rsidRPr="007D2AC2" w:rsidP="001C4A03" w14:paraId="2087A4FD" w14:textId="77777777">
      <w:pPr>
        <w:rPr>
          <w:rFonts w:asciiTheme="minorHAnsi" w:hAnsiTheme="minorHAnsi" w:cstheme="minorHAnsi"/>
          <w:color w:val="008000"/>
          <w:sz w:val="22"/>
        </w:rPr>
      </w:pPr>
      <w:r w:rsidRPr="007D2AC2">
        <w:rPr>
          <w:rFonts w:asciiTheme="minorHAnsi" w:hAnsiTheme="minorHAnsi" w:cstheme="minorHAnsi"/>
          <w:b/>
          <w:bCs/>
          <w:color w:val="008000"/>
          <w:sz w:val="22"/>
        </w:rPr>
        <w:t>Reviewer #1, Concern #5:</w:t>
      </w:r>
      <w:r w:rsidRPr="007D2AC2">
        <w:rPr>
          <w:rFonts w:asciiTheme="minorHAnsi" w:hAnsiTheme="minorHAnsi" w:cstheme="minorHAnsi"/>
          <w:color w:val="008000"/>
          <w:sz w:val="22"/>
        </w:rPr>
        <w:t xml:space="preserve"> </w:t>
      </w:r>
      <w:del w:id="758" w:author="Paperpal" w:date="2022-01-01T00:30:51Z">
        <w:r w:rsidRPr="007D2AC2">
          <w:rPr>
            <w:rFonts w:asciiTheme="minorHAnsi" w:hAnsiTheme="minorHAnsi" w:cstheme="minorHAnsi"/>
            <w:sz w:val="22"/>
          </w:rPr>
          <w:delText xml:space="preserve">It appears that </w:delText>
        </w:r>
      </w:del>
      <w:ins w:id="759" w:author="Paperpal" w:date="2022-01-01T00:30:51Z">
        <w:r w:rsidRPr="007D2AC2">
          <w:rPr>
            <w:rFonts w:asciiTheme="minorHAnsi" w:hAnsiTheme="minorHAnsi" w:cstheme="minorHAnsi"/>
            <w:sz w:val="22"/>
          </w:rPr>
          <w:t>The</w:t>
        </w:r>
      </w:ins>
      <w:del w:id="760" w:author="Paperpal" w:date="2022-01-01T00:30:51Z">
        <w:r w:rsidRPr="007D2AC2">
          <w:rPr>
            <w:rFonts w:asciiTheme="minorHAnsi" w:hAnsiTheme="minorHAnsi" w:cstheme="minorHAnsi"/>
            <w:sz w:val="22"/>
          </w:rPr>
          <w:delText>the</w:delText>
        </w:r>
      </w:del>
      <w:r w:rsidRPr="007D2AC2">
        <w:rPr>
          <w:rFonts w:asciiTheme="minorHAnsi" w:hAnsiTheme="minorHAnsi" w:cstheme="minorHAnsi"/>
          <w:sz w:val="22"/>
        </w:rPr>
        <w:t xml:space="preserve"> RM algorithm </w:t>
      </w:r>
      <w:ins w:id="761" w:author="Paperpal" w:date="2022-01-01T00:30:51Z">
        <w:r w:rsidRPr="007D2AC2">
          <w:rPr>
            <w:rFonts w:asciiTheme="minorHAnsi" w:hAnsiTheme="minorHAnsi" w:cstheme="minorHAnsi"/>
            <w:sz w:val="22"/>
          </w:rPr>
          <w:t>appears to have been</w:t>
        </w:r>
      </w:ins>
      <w:del w:id="762" w:author="Paperpal" w:date="2022-01-01T00:30:51Z">
        <w:r w:rsidRPr="007D2AC2">
          <w:rPr>
            <w:rFonts w:asciiTheme="minorHAnsi" w:hAnsiTheme="minorHAnsi" w:cstheme="minorHAnsi"/>
            <w:sz w:val="22"/>
          </w:rPr>
          <w:delText>is</w:delText>
        </w:r>
      </w:del>
      <w:r w:rsidRPr="007D2AC2">
        <w:rPr>
          <w:rFonts w:asciiTheme="minorHAnsi" w:hAnsiTheme="minorHAnsi" w:cstheme="minorHAnsi"/>
          <w:sz w:val="22"/>
        </w:rPr>
        <w:t xml:space="preserve"> adopted in </w:t>
      </w:r>
      <w:ins w:id="76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case of 3D non-cooperative SAR imaging</w:t>
      </w:r>
      <w:del w:id="764" w:author="Paperpal" w:date="2022-01-01T00:30:51Z">
        <w:r w:rsidRPr="007D2AC2">
          <w:rPr>
            <w:rFonts w:asciiTheme="minorHAnsi" w:hAnsiTheme="minorHAnsi" w:cstheme="minorHAnsi"/>
            <w:sz w:val="22"/>
          </w:rPr>
          <w:delText>, in this manuscript</w:delText>
        </w:r>
      </w:del>
      <w:r w:rsidRPr="007D2AC2">
        <w:rPr>
          <w:rFonts w:asciiTheme="minorHAnsi" w:hAnsiTheme="minorHAnsi" w:cstheme="minorHAnsi"/>
          <w:sz w:val="22"/>
        </w:rPr>
        <w:t xml:space="preserve">. Can you explain the difference between </w:t>
      </w:r>
      <w:ins w:id="76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traditional </w:t>
      </w:r>
      <w:del w:id="766" w:author="Paperpal" w:date="2022-01-01T00:30:51Z">
        <w:r w:rsidRPr="007D2AC2">
          <w:rPr>
            <w:rFonts w:asciiTheme="minorHAnsi" w:hAnsiTheme="minorHAnsi" w:cstheme="minorHAnsi"/>
            <w:sz w:val="22"/>
          </w:rPr>
          <w:delText xml:space="preserve">RM algorithm </w:delText>
        </w:r>
      </w:del>
      <w:r w:rsidRPr="007D2AC2">
        <w:rPr>
          <w:rFonts w:asciiTheme="minorHAnsi" w:hAnsiTheme="minorHAnsi" w:cstheme="minorHAnsi"/>
          <w:sz w:val="22"/>
        </w:rPr>
        <w:t xml:space="preserve">and </w:t>
      </w:r>
      <w:del w:id="767" w:author="Paperpal" w:date="2022-01-01T00:30:51Z">
        <w:r w:rsidRPr="007D2AC2">
          <w:rPr>
            <w:rFonts w:asciiTheme="minorHAnsi" w:hAnsiTheme="minorHAnsi" w:cstheme="minorHAnsi"/>
            <w:sz w:val="22"/>
          </w:rPr>
          <w:delText xml:space="preserve">your </w:delText>
        </w:r>
      </w:del>
      <w:r w:rsidRPr="007D2AC2">
        <w:rPr>
          <w:rFonts w:asciiTheme="minorHAnsi" w:hAnsiTheme="minorHAnsi" w:cstheme="minorHAnsi"/>
          <w:sz w:val="22"/>
        </w:rPr>
        <w:t xml:space="preserve">proposed RM </w:t>
      </w:r>
      <w:ins w:id="768" w:author="Paperpal" w:date="2022-01-01T00:30:51Z">
        <w:r w:rsidRPr="007D2AC2">
          <w:rPr>
            <w:rFonts w:asciiTheme="minorHAnsi" w:hAnsiTheme="minorHAnsi" w:cstheme="minorHAnsi"/>
            <w:sz w:val="22"/>
          </w:rPr>
          <w:t>algorithms</w:t>
        </w:r>
      </w:ins>
      <w:del w:id="769" w:author="Paperpal" w:date="2022-01-01T00:30:51Z">
        <w:r w:rsidRPr="007D2AC2">
          <w:rPr>
            <w:rFonts w:asciiTheme="minorHAnsi" w:hAnsiTheme="minorHAnsi" w:cstheme="minorHAnsi"/>
            <w:sz w:val="22"/>
          </w:rPr>
          <w:delText>algorithm</w:delText>
        </w:r>
      </w:del>
      <w:r w:rsidRPr="007D2AC2">
        <w:rPr>
          <w:rFonts w:asciiTheme="minorHAnsi" w:hAnsiTheme="minorHAnsi" w:cstheme="minorHAnsi"/>
          <w:sz w:val="22"/>
        </w:rPr>
        <w:t>?</w:t>
      </w:r>
    </w:p>
    <w:p w:rsidR="001C4A03" w:rsidRPr="007D2AC2" w:rsidP="001C4A03" w14:paraId="0ED14997" w14:textId="77777777">
      <w:pPr>
        <w:rPr>
          <w:rFonts w:asciiTheme="minorHAnsi" w:hAnsiTheme="minorHAnsi" w:cstheme="minorHAnsi"/>
          <w:sz w:val="22"/>
        </w:rPr>
      </w:pPr>
      <w:r w:rsidRPr="007D2AC2">
        <w:rPr>
          <w:rFonts w:asciiTheme="minorHAnsi" w:hAnsiTheme="minorHAnsi" w:cstheme="minorHAnsi"/>
          <w:b/>
          <w:sz w:val="22"/>
        </w:rPr>
        <w:t>Author response:</w:t>
      </w:r>
      <w:r w:rsidRPr="007D2AC2">
        <w:rPr>
          <w:rFonts w:asciiTheme="minorHAnsi" w:hAnsiTheme="minorHAnsi" w:cstheme="minorHAnsi"/>
          <w:sz w:val="22"/>
        </w:rPr>
        <w:t xml:space="preserve"> The authors appreciate this comment from </w:t>
      </w:r>
      <w:ins w:id="770" w:author="Paperpal" w:date="2022-01-01T00:30:51Z">
        <w:r w:rsidRPr="007D2AC2">
          <w:rPr>
            <w:rFonts w:asciiTheme="minorHAnsi" w:hAnsiTheme="minorHAnsi" w:cstheme="minorHAnsi"/>
            <w:sz w:val="22"/>
          </w:rPr>
          <w:t>Reviewer</w:t>
        </w:r>
      </w:ins>
      <w:del w:id="771" w:author="Paperpal" w:date="2022-01-01T00:30:51Z">
        <w:r w:rsidRPr="007D2AC2">
          <w:rPr>
            <w:rFonts w:asciiTheme="minorHAnsi" w:hAnsiTheme="minorHAnsi" w:cstheme="minorHAnsi"/>
            <w:sz w:val="22"/>
          </w:rPr>
          <w:delText>reviewer</w:delText>
        </w:r>
      </w:del>
      <w:r w:rsidRPr="007D2AC2">
        <w:rPr>
          <w:rFonts w:asciiTheme="minorHAnsi" w:hAnsiTheme="minorHAnsi" w:cstheme="minorHAnsi"/>
          <w:sz w:val="22"/>
        </w:rPr>
        <w:t xml:space="preserve"> #1. The proposed range migration (RM) algorithm is an adapted version of the traditional RM algorithm for 3-D non-cooperative MIMO-SAR in the </w:t>
      </w:r>
      <w:ins w:id="772" w:author="Paperpal" w:date="2022-01-01T00:30:51Z">
        <w:r w:rsidRPr="007D2AC2">
          <w:rPr>
            <w:rFonts w:asciiTheme="minorHAnsi" w:hAnsiTheme="minorHAnsi" w:cstheme="minorHAnsi"/>
            <w:sz w:val="22"/>
          </w:rPr>
          <w:t>near field</w:t>
        </w:r>
      </w:ins>
      <w:del w:id="773" w:author="Paperpal" w:date="2022-01-01T00:30:51Z">
        <w:r w:rsidRPr="007D2AC2">
          <w:rPr>
            <w:rFonts w:asciiTheme="minorHAnsi" w:hAnsiTheme="minorHAnsi" w:cstheme="minorHAnsi"/>
            <w:sz w:val="22"/>
          </w:rPr>
          <w:delText>near-field</w:delText>
        </w:r>
      </w:del>
      <w:r w:rsidRPr="007D2AC2">
        <w:rPr>
          <w:rFonts w:asciiTheme="minorHAnsi" w:hAnsiTheme="minorHAnsi" w:cstheme="minorHAnsi"/>
          <w:sz w:val="22"/>
        </w:rPr>
        <w:t xml:space="preserve">. The proposed algorithm </w:t>
      </w:r>
      <w:ins w:id="77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efficiently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solves both the multi-planar (irregular) sampling problem and the MIMO-SAR problem </w:t>
      </w:r>
      <w:del w:id="775" w:author="Paperpal" w:date="2022-01-01T00:30:51Z">
        <w:r w:rsidRPr="007D2AC2">
          <w:rPr>
            <w:rFonts w:asciiTheme="minorHAnsi" w:hAnsiTheme="minorHAnsi" w:cstheme="minorHAnsi"/>
            <w:sz w:val="22"/>
          </w:rPr>
          <w:delText xml:space="preserve">efficiently </w:delText>
        </w:r>
      </w:del>
      <w:r w:rsidRPr="007D2AC2">
        <w:rPr>
          <w:rFonts w:asciiTheme="minorHAnsi" w:hAnsiTheme="minorHAnsi" w:cstheme="minorHAnsi"/>
          <w:sz w:val="22"/>
        </w:rPr>
        <w:t xml:space="preserve">by aligning the </w:t>
      </w:r>
      <w:ins w:id="776" w:author="Paperpal" w:date="2022-01-01T00:30:51Z">
        <w:r w:rsidRPr="007D2AC2">
          <w:rPr>
            <w:rFonts w:asciiTheme="minorHAnsi" w:hAnsiTheme="minorHAnsi" w:cstheme="minorHAnsi"/>
            <w:sz w:val="22"/>
          </w:rPr>
          <w:t>multiplanar</w:t>
        </w:r>
      </w:ins>
      <w:del w:id="777" w:author="Paperpal" w:date="2022-01-01T00:30:51Z">
        <w:r w:rsidRPr="007D2AC2">
          <w:rPr>
            <w:rFonts w:asciiTheme="minorHAnsi" w:hAnsiTheme="minorHAnsi" w:cstheme="minorHAnsi"/>
            <w:sz w:val="22"/>
          </w:rPr>
          <w:delText>multi-planar</w:delText>
        </w:r>
      </w:del>
      <w:r w:rsidRPr="007D2AC2">
        <w:rPr>
          <w:rFonts w:asciiTheme="minorHAnsi" w:hAnsiTheme="minorHAnsi" w:cstheme="minorHAnsi"/>
          <w:sz w:val="22"/>
        </w:rPr>
        <w:t xml:space="preserve"> multistatic data to virtual planar monostatic data for efficient image reconstruction. The </w:t>
      </w:r>
      <w:ins w:id="778" w:author="Paperpal" w:date="2022-01-01T00:30:51Z">
        <w:r w:rsidRPr="007D2AC2">
          <w:rPr>
            <w:rFonts w:asciiTheme="minorHAnsi" w:hAnsiTheme="minorHAnsi" w:cstheme="minorHAnsi"/>
            <w:sz w:val="22"/>
          </w:rPr>
          <w:t>multiplanar multistatic-to-planar</w:t>
        </w:r>
      </w:ins>
      <w:del w:id="779" w:author="Paperpal" w:date="2022-01-01T00:30:51Z">
        <w:r w:rsidRPr="007D2AC2">
          <w:rPr>
            <w:rFonts w:asciiTheme="minorHAnsi" w:hAnsiTheme="minorHAnsi" w:cstheme="minorHAnsi"/>
            <w:sz w:val="22"/>
          </w:rPr>
          <w:delText>multi-planar multistatic to planar</w:delText>
        </w:r>
      </w:del>
      <w:r w:rsidRPr="007D2AC2">
        <w:rPr>
          <w:rFonts w:asciiTheme="minorHAnsi" w:hAnsiTheme="minorHAnsi" w:cstheme="minorHAnsi"/>
          <w:sz w:val="22"/>
        </w:rPr>
        <w:t xml:space="preserve"> monostatic projection is the main difference between the proposed </w:t>
      </w:r>
      <w:del w:id="780" w:author="Paperpal" w:date="2022-01-01T00:30:51Z">
        <w:r w:rsidRPr="007D2AC2">
          <w:rPr>
            <w:rFonts w:asciiTheme="minorHAnsi" w:hAnsiTheme="minorHAnsi" w:cstheme="minorHAnsi"/>
            <w:sz w:val="22"/>
          </w:rPr>
          <w:delText xml:space="preserve">RM algorithm </w:delText>
        </w:r>
      </w:del>
      <w:r w:rsidRPr="007D2AC2">
        <w:rPr>
          <w:rFonts w:asciiTheme="minorHAnsi" w:hAnsiTheme="minorHAnsi" w:cstheme="minorHAnsi"/>
          <w:sz w:val="22"/>
        </w:rPr>
        <w:t xml:space="preserve">and </w:t>
      </w:r>
      <w:del w:id="781" w:author="Paperpal" w:date="2022-01-01T00:30:51Z">
        <w:r w:rsidRPr="007D2AC2">
          <w:rPr>
            <w:rFonts w:asciiTheme="minorHAnsi" w:hAnsiTheme="minorHAnsi" w:cstheme="minorHAnsi"/>
            <w:sz w:val="22"/>
          </w:rPr>
          <w:delText xml:space="preserve">the </w:delText>
        </w:r>
      </w:del>
      <w:r w:rsidRPr="007D2AC2">
        <w:rPr>
          <w:rFonts w:asciiTheme="minorHAnsi" w:hAnsiTheme="minorHAnsi" w:cstheme="minorHAnsi"/>
          <w:sz w:val="22"/>
        </w:rPr>
        <w:t xml:space="preserve">conventional RM </w:t>
      </w:r>
      <w:ins w:id="782" w:author="Paperpal" w:date="2022-01-01T00:30:51Z">
        <w:r w:rsidRPr="007D2AC2">
          <w:rPr>
            <w:rFonts w:asciiTheme="minorHAnsi" w:hAnsiTheme="minorHAnsi" w:cstheme="minorHAnsi"/>
            <w:sz w:val="22"/>
          </w:rPr>
          <w:t>algorithms</w:t>
        </w:r>
      </w:ins>
      <w:del w:id="783" w:author="Paperpal" w:date="2022-01-01T00:30:51Z">
        <w:r w:rsidRPr="007D2AC2">
          <w:rPr>
            <w:rFonts w:asciiTheme="minorHAnsi" w:hAnsiTheme="minorHAnsi" w:cstheme="minorHAnsi"/>
            <w:sz w:val="22"/>
          </w:rPr>
          <w:delText>algorithm</w:delText>
        </w:r>
      </w:del>
      <w:r w:rsidRPr="007D2AC2">
        <w:rPr>
          <w:rFonts w:asciiTheme="minorHAnsi" w:hAnsiTheme="minorHAnsi" w:cstheme="minorHAnsi"/>
          <w:sz w:val="22"/>
        </w:rPr>
        <w:t>. This crucial step compensates for both the sampling irregularities and multistatic MIMO effects simultaneously</w:t>
      </w:r>
      <w:del w:id="784"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 while </w:t>
      </w:r>
      <w:ins w:id="78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significantly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reducing dimensionality and computational complexity</w:t>
      </w:r>
      <w:del w:id="786" w:author="Paperpal" w:date="2022-01-01T00:30:51Z">
        <w:r w:rsidRPr="007D2AC2">
          <w:rPr>
            <w:rFonts w:asciiTheme="minorHAnsi" w:hAnsiTheme="minorHAnsi" w:cstheme="minorHAnsi"/>
            <w:sz w:val="22"/>
          </w:rPr>
          <w:delText xml:space="preserve"> significantly</w:delText>
        </w:r>
      </w:del>
      <w:r w:rsidRPr="007D2AC2">
        <w:rPr>
          <w:rFonts w:asciiTheme="minorHAnsi" w:hAnsiTheme="minorHAnsi" w:cstheme="minorHAnsi"/>
          <w:sz w:val="22"/>
        </w:rPr>
        <w:t xml:space="preserve">.  The manuscript has been updated to explicitly </w:t>
      </w:r>
      <w:ins w:id="787" w:author="Paperpal" w:date="2022-01-01T00:30:51Z">
        <w:r w:rsidRPr="007D2AC2">
          <w:rPr>
            <w:rFonts w:asciiTheme="minorHAnsi" w:hAnsiTheme="minorHAnsi" w:cstheme="minorHAnsi"/>
            <w:sz w:val="22"/>
          </w:rPr>
          <w:t>describe</w:t>
        </w:r>
      </w:ins>
      <w:del w:id="788" w:author="Paperpal" w:date="2022-01-01T00:30:51Z">
        <w:r w:rsidRPr="007D2AC2">
          <w:rPr>
            <w:rFonts w:asciiTheme="minorHAnsi" w:hAnsiTheme="minorHAnsi" w:cstheme="minorHAnsi"/>
            <w:sz w:val="22"/>
          </w:rPr>
          <w:delText>detail</w:delText>
        </w:r>
      </w:del>
      <w:r w:rsidRPr="007D2AC2">
        <w:rPr>
          <w:rFonts w:asciiTheme="minorHAnsi" w:hAnsiTheme="minorHAnsi" w:cstheme="minorHAnsi"/>
          <w:sz w:val="22"/>
        </w:rPr>
        <w:t xml:space="preserve"> the novelty of the proposed algorithm.  </w:t>
      </w:r>
    </w:p>
    <w:p w:rsidR="001C4A03" w:rsidRPr="007D2AC2" w:rsidP="001C4A03" w14:paraId="0E00EADE" w14:textId="77777777">
      <w:pPr>
        <w:rPr>
          <w:rFonts w:asciiTheme="minorHAnsi" w:hAnsiTheme="minorHAnsi" w:cstheme="minorHAnsi"/>
          <w:sz w:val="22"/>
        </w:rPr>
      </w:pPr>
      <w:r w:rsidRPr="007D2AC2">
        <w:rPr>
          <w:rFonts w:asciiTheme="minorHAnsi" w:hAnsiTheme="minorHAnsi" w:cstheme="minorHAnsi"/>
          <w:b/>
          <w:sz w:val="22"/>
        </w:rPr>
        <w:t xml:space="preserve">Author action: </w:t>
      </w:r>
      <w:r w:rsidRPr="007D2AC2">
        <w:rPr>
          <w:rFonts w:asciiTheme="minorHAnsi" w:hAnsiTheme="minorHAnsi" w:cstheme="minorHAnsi"/>
          <w:sz w:val="22"/>
        </w:rPr>
        <w:t>We updated the manuscript by the following actions:</w:t>
      </w:r>
    </w:p>
    <w:p w:rsidR="001C4A03" w:rsidRPr="007D2AC2" w:rsidP="001C4A03" w14:paraId="543F054A" w14:textId="77777777">
      <w:pPr>
        <w:pStyle w:val="ListParagraph"/>
        <w:numPr>
          <w:ilvl w:val="0"/>
          <w:numId w:val="3"/>
        </w:numPr>
        <w:jc w:val="both"/>
        <w:rPr>
          <w:rFonts w:asciiTheme="minorHAnsi" w:hAnsiTheme="minorHAnsi" w:cstheme="minorHAnsi"/>
          <w:sz w:val="22"/>
          <w:szCs w:val="22"/>
        </w:rPr>
      </w:pPr>
      <w:r w:rsidRPr="007D2AC2">
        <w:rPr>
          <w:rFonts w:asciiTheme="minorHAnsi" w:hAnsiTheme="minorHAnsi" w:cstheme="minorHAnsi"/>
          <w:sz w:val="22"/>
          <w:szCs w:val="22"/>
        </w:rPr>
        <w:t xml:space="preserve">In Section I, we </w:t>
      </w:r>
      <w:ins w:id="789" w:author="Paperpal" w:date="2022-01-01T00:30:51Z">
        <w:r w:rsidRPr="007D2AC2">
          <w:rPr>
            <w:rFonts w:asciiTheme="minorHAnsi" w:hAnsiTheme="minorHAnsi" w:cstheme="minorHAnsi"/>
            <w:sz w:val="22"/>
            <w:szCs w:val="22"/>
          </w:rPr>
          <w:t>clarify</w:t>
        </w:r>
      </w:ins>
      <w:del w:id="790" w:author="Paperpal" w:date="2022-01-01T00:30:51Z">
        <w:r w:rsidRPr="007D2AC2">
          <w:rPr>
            <w:rFonts w:asciiTheme="minorHAnsi" w:hAnsiTheme="minorHAnsi" w:cstheme="minorHAnsi"/>
            <w:sz w:val="22"/>
            <w:szCs w:val="22"/>
          </w:rPr>
          <w:delText>clarified</w:delText>
        </w:r>
      </w:del>
      <w:r w:rsidRPr="007D2AC2">
        <w:rPr>
          <w:rFonts w:asciiTheme="minorHAnsi" w:hAnsiTheme="minorHAnsi" w:cstheme="minorHAnsi"/>
          <w:sz w:val="22"/>
          <w:szCs w:val="22"/>
        </w:rPr>
        <w:t xml:space="preserve"> the distinction between the traditional RMA and our proposed algorithm by including the following highlighted portion </w:t>
      </w:r>
      <w:ins w:id="791" w:author="Paperpal" w:date="2022-01-01T00:30:51Z">
        <w:r w:rsidRPr="007D2AC2">
          <w:rPr>
            <w:rFonts w:asciiTheme="minorHAnsi" w:hAnsiTheme="minorHAnsi" w:cstheme="minorHAnsi"/>
            <w:sz w:val="22"/>
            <w:szCs w:val="22"/>
          </w:rPr>
          <w:t>of</w:t>
        </w:r>
      </w:ins>
      <w:del w:id="792" w:author="Paperpal" w:date="2022-01-01T00:30:51Z">
        <w:r w:rsidRPr="007D2AC2">
          <w:rPr>
            <w:rFonts w:asciiTheme="minorHAnsi" w:hAnsiTheme="minorHAnsi" w:cstheme="minorHAnsi"/>
            <w:sz w:val="22"/>
            <w:szCs w:val="22"/>
          </w:rPr>
          <w:delText>to</w:delText>
        </w:r>
      </w:del>
      <w:r w:rsidRPr="007D2AC2">
        <w:rPr>
          <w:rFonts w:asciiTheme="minorHAnsi" w:hAnsiTheme="minorHAnsi" w:cstheme="minorHAnsi"/>
          <w:sz w:val="22"/>
          <w:szCs w:val="22"/>
        </w:rPr>
        <w:t xml:space="preserve"> this paragraph.</w:t>
      </w:r>
    </w:p>
    <w:p w:rsidR="001C4A03" w:rsidRPr="007D2AC2" w:rsidP="001C4A03" w14:paraId="10BABC08" w14:textId="77777777">
      <w:pPr>
        <w:ind w:left="720"/>
        <w:rPr>
          <w:rFonts w:asciiTheme="minorHAnsi" w:hAnsiTheme="minorHAnsi" w:cstheme="minorHAnsi"/>
          <w:sz w:val="22"/>
        </w:rPr>
      </w:pPr>
      <w:r w:rsidRPr="007D2AC2">
        <w:rPr>
          <w:rFonts w:asciiTheme="minorHAnsi" w:hAnsiTheme="minorHAnsi" w:cstheme="minorHAnsi"/>
          <w:sz w:val="22"/>
        </w:rPr>
        <w:t xml:space="preserve">“In this article, we propose a novel image reconstruction technique for efficient near-field imaging with irregular scanning geometries, such as those present in freehand imaging, UAV SAR, or automotive scenarios. We </w:t>
      </w:r>
      <w:ins w:id="793" w:author="Paperpal" w:date="2022-01-01T00:30:51Z">
        <w:r w:rsidRPr="007D2AC2">
          <w:rPr>
            <w:rFonts w:asciiTheme="minorHAnsi" w:hAnsiTheme="minorHAnsi" w:cstheme="minorHAnsi"/>
            <w:sz w:val="22"/>
          </w:rPr>
          <w:t>examined</w:t>
        </w:r>
      </w:ins>
      <w:del w:id="794" w:author="Paperpal" w:date="2022-01-01T00:30:51Z">
        <w:r w:rsidRPr="007D2AC2">
          <w:rPr>
            <w:rFonts w:asciiTheme="minorHAnsi" w:hAnsiTheme="minorHAnsi" w:cstheme="minorHAnsi"/>
            <w:sz w:val="22"/>
          </w:rPr>
          <w:delText>examine</w:delText>
        </w:r>
      </w:del>
      <w:r w:rsidRPr="007D2AC2">
        <w:rPr>
          <w:rFonts w:asciiTheme="minorHAnsi" w:hAnsiTheme="minorHAnsi" w:cstheme="minorHAnsi"/>
          <w:sz w:val="22"/>
        </w:rPr>
        <w:t xml:space="preserve"> the system and signal models for UWB MIMO-SAR and </w:t>
      </w:r>
      <w:ins w:id="795" w:author="Paperpal" w:date="2022-01-01T00:30:51Z">
        <w:r w:rsidRPr="007D2AC2">
          <w:rPr>
            <w:rFonts w:asciiTheme="minorHAnsi" w:hAnsiTheme="minorHAnsi" w:cstheme="minorHAnsi"/>
            <w:sz w:val="22"/>
          </w:rPr>
          <w:t>developed</w:t>
        </w:r>
      </w:ins>
      <w:del w:id="796" w:author="Paperpal" w:date="2022-01-01T00:30:51Z">
        <w:r w:rsidRPr="007D2AC2">
          <w:rPr>
            <w:rFonts w:asciiTheme="minorHAnsi" w:hAnsiTheme="minorHAnsi" w:cstheme="minorHAnsi"/>
            <w:sz w:val="22"/>
          </w:rPr>
          <w:delText>develop</w:delText>
        </w:r>
      </w:del>
      <w:r w:rsidRPr="007D2AC2">
        <w:rPr>
          <w:rFonts w:asciiTheme="minorHAnsi" w:hAnsiTheme="minorHAnsi" w:cstheme="minorHAnsi"/>
          <w:sz w:val="22"/>
        </w:rPr>
        <w:t xml:space="preserve"> a </w:t>
      </w:r>
      <w:ins w:id="797" w:author="Paperpal" w:date="2022-01-01T00:30:51Z">
        <w:r w:rsidRPr="007D2AC2">
          <w:rPr>
            <w:rFonts w:asciiTheme="minorHAnsi" w:hAnsiTheme="minorHAnsi" w:cstheme="minorHAnsi"/>
            <w:sz w:val="22"/>
          </w:rPr>
          <w:t>multiplanar</w:t>
        </w:r>
      </w:ins>
      <w:del w:id="798" w:author="Paperpal" w:date="2022-01-01T00:30:51Z">
        <w:r w:rsidRPr="007D2AC2">
          <w:rPr>
            <w:rFonts w:asciiTheme="minorHAnsi" w:hAnsiTheme="minorHAnsi" w:cstheme="minorHAnsi"/>
            <w:sz w:val="22"/>
          </w:rPr>
          <w:delText>multi-planar</w:delText>
        </w:r>
      </w:del>
      <w:r w:rsidRPr="007D2AC2">
        <w:rPr>
          <w:rFonts w:asciiTheme="minorHAnsi" w:hAnsiTheme="minorHAnsi" w:cstheme="minorHAnsi"/>
          <w:sz w:val="22"/>
        </w:rPr>
        <w:t xml:space="preserve"> multistatic approach to mathematically decompose the irregularly sampled synthetic array such that an equivalent virtual planar monostatic array can be constructed. </w:t>
      </w:r>
      <w:r w:rsidRPr="007D2AC2">
        <w:rPr>
          <w:rFonts w:asciiTheme="minorHAnsi" w:hAnsiTheme="minorHAnsi" w:cstheme="minorHAnsi"/>
          <w:sz w:val="22"/>
          <w:highlight w:val="yellow"/>
        </w:rPr>
        <w:t xml:space="preserve">This technique is the first to extend the range migration algorithm (RMA) such that </w:t>
      </w:r>
      <w:ins w:id="799" w:author="Paperpal" w:date="2022-01-01T00:30:51Z">
        <w:r w:rsidRPr="007D2AC2">
          <w:rPr>
            <w:rFonts w:asciiTheme="minorHAnsi" w:hAnsiTheme="minorHAnsi" w:cstheme="minorHAnsi"/>
            <w:sz w:val="22"/>
            <w:highlight w:val="yellow"/>
          </w:rPr>
          <w:t>noncooperative</w:t>
        </w:r>
      </w:ins>
      <w:del w:id="800" w:author="Paperpal" w:date="2022-01-01T00:30:51Z">
        <w:r w:rsidRPr="007D2AC2">
          <w:rPr>
            <w:rFonts w:asciiTheme="minorHAnsi" w:hAnsiTheme="minorHAnsi" w:cstheme="minorHAnsi"/>
            <w:sz w:val="22"/>
            <w:highlight w:val="yellow"/>
          </w:rPr>
          <w:delText>non-cooperative</w:delText>
        </w:r>
      </w:del>
      <w:r w:rsidRPr="007D2AC2">
        <w:rPr>
          <w:rFonts w:asciiTheme="minorHAnsi" w:hAnsiTheme="minorHAnsi" w:cstheme="minorHAnsi"/>
          <w:sz w:val="22"/>
          <w:highlight w:val="yellow"/>
        </w:rPr>
        <w:t xml:space="preserve"> SAR scanning and multistatic </w:t>
      </w:r>
      <w:r w:rsidRPr="007D2AC2">
        <w:rPr>
          <w:rFonts w:asciiTheme="minorHAnsi" w:hAnsiTheme="minorHAnsi" w:cstheme="minorHAnsi"/>
          <w:sz w:val="22"/>
          <w:highlight w:val="yellow"/>
        </w:rPr>
        <w:t xml:space="preserve">effects are simultaneously mitigated. The analysis in the subsequent sections provides a novel framework </w:t>
      </w:r>
      <w:ins w:id="801" w:author="Paperpal" w:date="2022-01-01T00:30:51Z">
        <w:r w:rsidRPr="007D2AC2">
          <w:rPr>
            <w:rFonts w:asciiTheme="minorHAnsi" w:hAnsiTheme="minorHAnsi" w:cstheme="minorHAnsi"/>
            <w:sz w:val="22"/>
            <w:highlight w:val="yellow"/>
          </w:rPr>
          <w:t>for</w:t>
        </w:r>
      </w:ins>
      <w:del w:id="802" w:author="Paperpal" w:date="2022-01-01T00:30:51Z">
        <w:r w:rsidRPr="007D2AC2">
          <w:rPr>
            <w:rFonts w:asciiTheme="minorHAnsi" w:hAnsiTheme="minorHAnsi" w:cstheme="minorHAnsi"/>
            <w:sz w:val="22"/>
            <w:highlight w:val="yellow"/>
          </w:rPr>
          <w:delText>through</w:delText>
        </w:r>
      </w:del>
      <w:r w:rsidRPr="007D2AC2">
        <w:rPr>
          <w:rFonts w:asciiTheme="minorHAnsi" w:hAnsiTheme="minorHAnsi" w:cstheme="minorHAnsi"/>
          <w:sz w:val="22"/>
          <w:highlight w:val="yellow"/>
        </w:rPr>
        <w:t xml:space="preserve"> </w:t>
      </w:r>
      <w:del w:id="803" w:author="Paperpal" w:date="2022-01-01T00:30:51Z">
        <w:r w:rsidRPr="007D2AC2">
          <w:rPr>
            <w:rFonts w:asciiTheme="minorHAnsi" w:hAnsiTheme="minorHAnsi" w:cstheme="minorHAnsi"/>
            <w:sz w:val="22"/>
            <w:highlight w:val="yellow"/>
          </w:rPr>
          <w:delText xml:space="preserve">which </w:delText>
        </w:r>
      </w:del>
      <w:ins w:id="804" w:author="Paperpal" w:date="2022-01-01T00:30:51Z">
        <w:r w:rsidRPr="007D2AC2">
          <w:rPr>
            <w:rFonts w:asciiTheme="minorHAnsi" w:hAnsiTheme="minorHAnsi" w:cstheme="minorHAnsi"/>
            <w:sz w:val="22"/>
            <w:highlight w:val="yellow"/>
          </w:rPr>
          <w:t>decomposing</w:t>
        </w:r>
      </w:ins>
      <w:del w:id="805" w:author="Paperpal" w:date="2022-01-01T00:30:51Z">
        <w:r w:rsidRPr="007D2AC2">
          <w:rPr>
            <w:rFonts w:asciiTheme="minorHAnsi" w:hAnsiTheme="minorHAnsi" w:cstheme="minorHAnsi"/>
            <w:sz w:val="22"/>
            <w:highlight w:val="yellow"/>
          </w:rPr>
          <w:delText>to decompose</w:delText>
        </w:r>
      </w:del>
      <w:r w:rsidRPr="007D2AC2">
        <w:rPr>
          <w:rFonts w:asciiTheme="minorHAnsi" w:hAnsiTheme="minorHAnsi" w:cstheme="minorHAnsi"/>
          <w:sz w:val="22"/>
          <w:highlight w:val="yellow"/>
        </w:rPr>
        <w:t xml:space="preserve"> irregular SAR scenarios and efficiently </w:t>
      </w:r>
      <w:ins w:id="806" w:author="Paperpal" w:date="2022-01-01T00:30:51Z">
        <w:r w:rsidRPr="007D2AC2">
          <w:rPr>
            <w:rFonts w:asciiTheme="minorHAnsi" w:hAnsiTheme="minorHAnsi" w:cstheme="minorHAnsi"/>
            <w:sz w:val="22"/>
            <w:highlight w:val="yellow"/>
          </w:rPr>
          <w:t>projecting</w:t>
        </w:r>
      </w:ins>
      <w:del w:id="807" w:author="Paperpal" w:date="2022-01-01T00:30:51Z">
        <w:r w:rsidRPr="007D2AC2">
          <w:rPr>
            <w:rFonts w:asciiTheme="minorHAnsi" w:hAnsiTheme="minorHAnsi" w:cstheme="minorHAnsi"/>
            <w:sz w:val="22"/>
            <w:highlight w:val="yellow"/>
          </w:rPr>
          <w:delText>project</w:delText>
        </w:r>
      </w:del>
      <w:r w:rsidRPr="007D2AC2">
        <w:rPr>
          <w:rFonts w:asciiTheme="minorHAnsi" w:hAnsiTheme="minorHAnsi" w:cstheme="minorHAnsi"/>
          <w:sz w:val="22"/>
          <w:highlight w:val="yellow"/>
        </w:rPr>
        <w:t xml:space="preserve"> </w:t>
      </w:r>
      <w:del w:id="808" w:author="Paperpal" w:date="2022-01-01T00:30:51Z">
        <w:r w:rsidRPr="007D2AC2">
          <w:rPr>
            <w:rFonts w:asciiTheme="minorHAnsi" w:hAnsiTheme="minorHAnsi" w:cstheme="minorHAnsi"/>
            <w:sz w:val="22"/>
            <w:highlight w:val="yellow"/>
          </w:rPr>
          <w:delText xml:space="preserve">the </w:delText>
        </w:r>
      </w:del>
      <w:r w:rsidRPr="007D2AC2">
        <w:rPr>
          <w:rFonts w:asciiTheme="minorHAnsi" w:hAnsiTheme="minorHAnsi" w:cstheme="minorHAnsi"/>
          <w:sz w:val="22"/>
          <w:highlight w:val="yellow"/>
        </w:rPr>
        <w:t xml:space="preserve">irregular MIMO-SAR samples </w:t>
      </w:r>
      <w:ins w:id="809" w:author="Paperpal" w:date="2022-01-01T00:30:51Z">
        <w:r w:rsidRPr="007D2AC2">
          <w:rPr>
            <w:rFonts w:asciiTheme="minorHAnsi" w:hAnsiTheme="minorHAnsi" w:cstheme="minorHAnsi"/>
            <w:sz w:val="22"/>
            <w:highlight w:val="yellow"/>
          </w:rPr>
          <w:t>into</w:t>
        </w:r>
      </w:ins>
      <w:del w:id="810" w:author="Paperpal" w:date="2022-01-01T00:30:51Z">
        <w:r w:rsidRPr="007D2AC2">
          <w:rPr>
            <w:rFonts w:asciiTheme="minorHAnsi" w:hAnsiTheme="minorHAnsi" w:cstheme="minorHAnsi"/>
            <w:sz w:val="22"/>
            <w:highlight w:val="yellow"/>
          </w:rPr>
          <w:delText>to</w:delText>
        </w:r>
      </w:del>
      <w:r w:rsidRPr="007D2AC2">
        <w:rPr>
          <w:rFonts w:asciiTheme="minorHAnsi" w:hAnsiTheme="minorHAnsi" w:cstheme="minorHAnsi"/>
          <w:sz w:val="22"/>
          <w:highlight w:val="yellow"/>
        </w:rPr>
        <w:t xml:space="preserve"> a virtual planar monostatic equivalent.</w:t>
      </w:r>
      <w:r w:rsidRPr="007D2AC2">
        <w:rPr>
          <w:rFonts w:asciiTheme="minorHAnsi" w:hAnsiTheme="minorHAnsi" w:cstheme="minorHAnsi"/>
          <w:sz w:val="22"/>
        </w:rPr>
        <w:t xml:space="preserve"> The proposed algorithm </w:t>
      </w:r>
      <w:ins w:id="811" w:author="Paperpal" w:date="2022-01-01T00:30:51Z">
        <w:r w:rsidRPr="007D2AC2">
          <w:rPr>
            <w:rFonts w:asciiTheme="minorHAnsi" w:hAnsiTheme="minorHAnsi" w:cstheme="minorHAnsi"/>
            <w:sz w:val="22"/>
          </w:rPr>
          <w:t>was</w:t>
        </w:r>
      </w:ins>
      <w:del w:id="812" w:author="Paperpal" w:date="2022-01-01T00:30:51Z">
        <w:r w:rsidRPr="007D2AC2">
          <w:rPr>
            <w:rFonts w:asciiTheme="minorHAnsi" w:hAnsiTheme="minorHAnsi" w:cstheme="minorHAnsi"/>
            <w:sz w:val="22"/>
          </w:rPr>
          <w:delText>is</w:delText>
        </w:r>
      </w:del>
      <w:r w:rsidRPr="007D2AC2">
        <w:rPr>
          <w:rFonts w:asciiTheme="minorHAnsi" w:hAnsiTheme="minorHAnsi" w:cstheme="minorHAnsi"/>
          <w:sz w:val="22"/>
        </w:rPr>
        <w:t xml:space="preserve"> validated through simulation and experimentation, demonstrating </w:t>
      </w:r>
      <w:ins w:id="81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its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robustness to arbitrary scanning </w:t>
      </w:r>
      <w:r w:rsidRPr="007D2AC2">
        <w:rPr>
          <w:rFonts w:asciiTheme="minorHAnsi" w:hAnsiTheme="minorHAnsi" w:cstheme="minorHAnsi"/>
          <w:sz w:val="22"/>
        </w:rPr>
        <w:t>patterns</w:t>
      </w:r>
      <w:r w:rsidRPr="007D2AC2">
        <w:rPr>
          <w:rFonts w:asciiTheme="minorHAnsi" w:hAnsiTheme="minorHAnsi" w:cstheme="minorHAnsi"/>
          <w:sz w:val="22"/>
        </w:rPr>
        <w:t xml:space="preserve"> and </w:t>
      </w:r>
      <w:del w:id="814" w:author="Paperpal" w:date="2022-01-01T00:30:51Z">
        <w:r w:rsidRPr="007D2AC2">
          <w:rPr>
            <w:rFonts w:asciiTheme="minorHAnsi" w:hAnsiTheme="minorHAnsi" w:cstheme="minorHAnsi"/>
            <w:sz w:val="22"/>
          </w:rPr>
          <w:delText xml:space="preserve">offering </w:delText>
        </w:r>
      </w:del>
      <w:r w:rsidRPr="007D2AC2">
        <w:rPr>
          <w:rFonts w:asciiTheme="minorHAnsi" w:hAnsiTheme="minorHAnsi" w:cstheme="minorHAnsi"/>
          <w:sz w:val="22"/>
        </w:rPr>
        <w:t>low computational complexity. Our solution enables emerging technologies that require non-ideal SAR scanning geometries, MIMO multistatic radar, and efficient image reconstruction.”</w:t>
      </w:r>
    </w:p>
    <w:p w:rsidR="001C4A03" w:rsidRPr="007D2AC2" w:rsidP="001C4A03" w14:paraId="66CC31B5" w14:textId="77777777">
      <w:pPr>
        <w:pStyle w:val="ListParagraph"/>
        <w:numPr>
          <w:ilvl w:val="0"/>
          <w:numId w:val="3"/>
        </w:numPr>
        <w:jc w:val="both"/>
        <w:rPr>
          <w:rFonts w:asciiTheme="minorHAnsi" w:hAnsiTheme="minorHAnsi" w:cstheme="minorHAnsi"/>
          <w:sz w:val="22"/>
          <w:szCs w:val="22"/>
        </w:rPr>
      </w:pPr>
      <w:r w:rsidRPr="007D2AC2">
        <w:rPr>
          <w:rFonts w:asciiTheme="minorHAnsi" w:hAnsiTheme="minorHAnsi" w:cstheme="minorHAnsi"/>
          <w:sz w:val="22"/>
          <w:szCs w:val="22"/>
        </w:rPr>
        <w:t xml:space="preserve">In Section III, we </w:t>
      </w:r>
      <w:ins w:id="815" w:author="Paperpal" w:date="2022-01-01T00:30:51Z">
        <w:r>
          <w:rPr>
            <w:rStyle w:val="DefaultParagraphFont"/>
            <w:rFonts w:ascii="Calibri" w:eastAsia="Cambria" w:hAnsi="Calibri" w:cs="Calibri"/>
            <w:b w:val="0"/>
            <w:bCs w:val="0"/>
            <w:i w:val="0"/>
            <w:iCs w:val="0"/>
            <w:caps w:val="0"/>
            <w:smallCaps w:val="0"/>
            <w:strike w:val="0"/>
            <w:dstrike w:val="0"/>
            <w:outline w:val="0"/>
            <w:shadow w:val="0"/>
            <w:emboss w:val="0"/>
            <w:imprint w:val="0"/>
            <w:noProof w:val="0"/>
            <w:vanish w:val="0"/>
            <w:color w:val="auto"/>
            <w:spacing w:val="0"/>
            <w:w w:val="100"/>
            <w:kern w:val="0"/>
            <w:position w:val="0"/>
            <w:sz w:val="22"/>
            <w:szCs w:val="22"/>
            <w:highlight w:val="none"/>
            <w:u w:val="none" w:color="auto"/>
            <w:effect w:val="none"/>
            <w:rtl w:val="0"/>
            <w:cs w:val="0"/>
            <w:lang w:val="en-US" w:eastAsia="en-US"/>
          </w:rPr>
          <w:t xml:space="preserve">have </w:t>
        </w:r>
      </w:ins>
      <w:r>
        <w:rPr>
          <w:rStyle w:val="DefaultParagraphFont"/>
          <w:rFonts w:ascii="Calibri" w:eastAsia="Cambria" w:hAnsi="Calibri" w:cs="Calibri"/>
          <w:b w:val="0"/>
          <w:bCs w:val="0"/>
          <w:i w:val="0"/>
          <w:iCs w:val="0"/>
          <w:caps w:val="0"/>
          <w:smallCaps w:val="0"/>
          <w:strike w:val="0"/>
          <w:dstrike w:val="0"/>
          <w:outline w:val="0"/>
          <w:shadow w:val="0"/>
          <w:emboss w:val="0"/>
          <w:imprint w:val="0"/>
          <w:noProof w:val="0"/>
          <w:vanish w:val="0"/>
          <w:color w:val="auto"/>
          <w:spacing w:val="0"/>
          <w:w w:val="100"/>
          <w:kern w:val="0"/>
          <w:position w:val="0"/>
          <w:sz w:val="22"/>
          <w:szCs w:val="22"/>
          <w:highlight w:val="none"/>
          <w:u w:val="none" w:color="auto"/>
          <w:effect w:val="none"/>
          <w:rtl w:val="0"/>
          <w:cs w:val="0"/>
          <w:lang w:val="en-US" w:eastAsia="en-US"/>
        </w:rPr>
        <w:t xml:space="preserve">added the following details to further address the novelty </w:t>
      </w:r>
      <w:ins w:id="816" w:author="Paperpal" w:date="2022-01-01T00:30:51Z">
        <w:r w:rsidRPr="007D2AC2">
          <w:rPr>
            <w:rFonts w:asciiTheme="minorHAnsi" w:hAnsiTheme="minorHAnsi" w:cstheme="minorHAnsi"/>
            <w:sz w:val="22"/>
            <w:szCs w:val="22"/>
          </w:rPr>
          <w:t>of</w:t>
        </w:r>
      </w:ins>
      <w:del w:id="817" w:author="Paperpal" w:date="2022-01-01T00:30:51Z">
        <w:r w:rsidRPr="007D2AC2">
          <w:rPr>
            <w:rFonts w:asciiTheme="minorHAnsi" w:hAnsiTheme="minorHAnsi" w:cstheme="minorHAnsi"/>
            <w:sz w:val="22"/>
            <w:szCs w:val="22"/>
          </w:rPr>
          <w:delText>developed in</w:delText>
        </w:r>
      </w:del>
      <w:r w:rsidRPr="007D2AC2">
        <w:rPr>
          <w:rFonts w:asciiTheme="minorHAnsi" w:hAnsiTheme="minorHAnsi" w:cstheme="minorHAnsi"/>
          <w:sz w:val="22"/>
          <w:szCs w:val="22"/>
        </w:rPr>
        <w:t xml:space="preserve"> this study.</w:t>
      </w:r>
    </w:p>
    <w:p w:rsidR="001C4A03" w:rsidRPr="007D2AC2" w:rsidP="001C4A03" w14:paraId="429BCC70" w14:textId="77777777">
      <w:pPr>
        <w:ind w:left="720"/>
        <w:rPr>
          <w:rFonts w:asciiTheme="minorHAnsi" w:hAnsiTheme="minorHAnsi" w:cstheme="minorHAnsi"/>
          <w:sz w:val="22"/>
        </w:rPr>
      </w:pPr>
      <w:r w:rsidRPr="007D2AC2">
        <w:rPr>
          <w:rFonts w:asciiTheme="minorHAnsi" w:hAnsiTheme="minorHAnsi" w:cstheme="minorHAnsi"/>
          <w:sz w:val="22"/>
          <w:highlight w:val="yellow"/>
        </w:rPr>
        <w:t xml:space="preserve">“The key difference between </w:t>
      </w:r>
      <w:del w:id="818" w:author="Paperpal" w:date="2022-01-01T00:30:51Z">
        <w:r w:rsidRPr="007D2AC2">
          <w:rPr>
            <w:rFonts w:asciiTheme="minorHAnsi" w:hAnsiTheme="minorHAnsi" w:cstheme="minorHAnsi"/>
            <w:sz w:val="22"/>
            <w:highlight w:val="yellow"/>
          </w:rPr>
          <w:delText xml:space="preserve">the </w:delText>
        </w:r>
      </w:del>
      <w:r w:rsidRPr="007D2AC2">
        <w:rPr>
          <w:rFonts w:asciiTheme="minorHAnsi" w:hAnsiTheme="minorHAnsi" w:cstheme="minorHAnsi"/>
          <w:sz w:val="22"/>
          <w:highlight w:val="yellow"/>
        </w:rPr>
        <w:t xml:space="preserve">traditional RMA and the proposed algorithm is the </w:t>
      </w:r>
      <w:ins w:id="819" w:author="Paperpal" w:date="2022-01-01T00:30:51Z">
        <w:r w:rsidRPr="007D2AC2">
          <w:rPr>
            <w:rFonts w:asciiTheme="minorHAnsi" w:hAnsiTheme="minorHAnsi" w:cstheme="minorHAnsi"/>
            <w:sz w:val="22"/>
            <w:highlight w:val="yellow"/>
          </w:rPr>
          <w:t>alignment</w:t>
        </w:r>
      </w:ins>
      <w:del w:id="820" w:author="Paperpal" w:date="2022-01-01T00:30:51Z">
        <w:r w:rsidRPr="007D2AC2">
          <w:rPr>
            <w:rFonts w:asciiTheme="minorHAnsi" w:hAnsiTheme="minorHAnsi" w:cstheme="minorHAnsi"/>
            <w:sz w:val="22"/>
            <w:highlight w:val="yellow"/>
          </w:rPr>
          <w:delText>aligning</w:delText>
        </w:r>
      </w:del>
      <w:r w:rsidRPr="007D2AC2">
        <w:rPr>
          <w:rFonts w:asciiTheme="minorHAnsi" w:hAnsiTheme="minorHAnsi" w:cstheme="minorHAnsi"/>
          <w:sz w:val="22"/>
          <w:highlight w:val="yellow"/>
        </w:rPr>
        <w:t xml:space="preserve"> of the multi-planar multistatic (MIMO-SAR) data to virtual planar monostatic data. This crucial step compensates for both the sampling irregularities and multistatic MIMO effects simultaneously, while significantly reducing the dimensionality</w:t>
      </w:r>
      <w:del w:id="821" w:author="Paperpal" w:date="2022-01-01T00:30:51Z">
        <w:r w:rsidRPr="007D2AC2">
          <w:rPr>
            <w:rFonts w:asciiTheme="minorHAnsi" w:hAnsiTheme="minorHAnsi" w:cstheme="minorHAnsi"/>
            <w:sz w:val="22"/>
            <w:highlight w:val="yellow"/>
          </w:rPr>
          <w:delText>,</w:delText>
        </w:r>
      </w:del>
      <w:r w:rsidRPr="007D2AC2">
        <w:rPr>
          <w:rFonts w:asciiTheme="minorHAnsi" w:hAnsiTheme="minorHAnsi" w:cstheme="minorHAnsi"/>
          <w:sz w:val="22"/>
          <w:highlight w:val="yellow"/>
        </w:rPr>
        <w:t xml:space="preserve"> from 6-D </w:t>
      </w:r>
      <m:oMath>
        <m:d>
          <m:dPr>
            <m:ctrlPr>
              <w:rPr>
                <w:rFonts w:ascii="Cambria Math" w:hAnsi="Cambria Math" w:cstheme="minorHAnsi"/>
                <w:i/>
                <w:sz w:val="22"/>
                <w:highlight w:val="yellow"/>
              </w:rPr>
            </m:ctrlPr>
          </m:dPr>
          <m:e>
            <m:sSub>
              <m:sSubPr>
                <m:ctrlPr>
                  <w:rPr>
                    <w:rFonts w:ascii="Cambria Math" w:hAnsi="Cambria Math" w:cstheme="minorHAnsi"/>
                    <w:i/>
                    <w:sz w:val="22"/>
                    <w:highlight w:val="yellow"/>
                  </w:rPr>
                </m:ctrlPr>
              </m:sSubPr>
              <m:e>
                <m:r>
                  <w:rPr>
                    <w:rFonts w:ascii="Cambria Math" w:hAnsi="Cambria Math" w:cstheme="minorHAnsi"/>
                    <w:sz w:val="22"/>
                    <w:highlight w:val="yellow"/>
                  </w:rPr>
                  <m:t>x</m:t>
                </m:r>
              </m:e>
              <m:sub>
                <m:r>
                  <w:rPr>
                    <w:rFonts w:ascii="Cambria Math" w:hAnsi="Cambria Math" w:cstheme="minorHAnsi"/>
                    <w:sz w:val="22"/>
                    <w:highlight w:val="yellow"/>
                  </w:rPr>
                  <m:t>T</m:t>
                </m:r>
              </m:sub>
            </m:sSub>
            <m:r>
              <w:rPr>
                <w:rFonts w:ascii="Cambria Math" w:hAnsi="Cambria Math" w:cstheme="minorHAnsi"/>
                <w:sz w:val="22"/>
                <w:highlight w:val="yellow"/>
              </w:rPr>
              <m:t>,</m:t>
            </m:r>
            <m:sSub>
              <m:sSubPr>
                <m:ctrlPr>
                  <w:rPr>
                    <w:rFonts w:ascii="Cambria Math" w:hAnsi="Cambria Math" w:cstheme="minorHAnsi"/>
                    <w:i/>
                    <w:sz w:val="22"/>
                    <w:highlight w:val="yellow"/>
                  </w:rPr>
                </m:ctrlPr>
              </m:sSubPr>
              <m:e>
                <m:r>
                  <w:rPr>
                    <w:rFonts w:ascii="Cambria Math" w:hAnsi="Cambria Math" w:cstheme="minorHAnsi"/>
                    <w:sz w:val="22"/>
                    <w:highlight w:val="yellow"/>
                  </w:rPr>
                  <m:t>x</m:t>
                </m:r>
              </m:e>
              <m:sub>
                <m:r>
                  <w:rPr>
                    <w:rFonts w:ascii="Cambria Math" w:hAnsi="Cambria Math" w:cstheme="minorHAnsi"/>
                    <w:sz w:val="22"/>
                    <w:highlight w:val="yellow"/>
                  </w:rPr>
                  <m:t>R</m:t>
                </m:r>
              </m:sub>
            </m:sSub>
            <m:r>
              <w:rPr>
                <w:rFonts w:ascii="Cambria Math" w:hAnsi="Cambria Math" w:cstheme="minorHAnsi"/>
                <w:sz w:val="22"/>
                <w:highlight w:val="yellow"/>
              </w:rPr>
              <m:t>,</m:t>
            </m:r>
            <m:sSub>
              <m:sSubPr>
                <m:ctrlPr>
                  <w:rPr>
                    <w:rFonts w:ascii="Cambria Math" w:hAnsi="Cambria Math" w:cstheme="minorHAnsi"/>
                    <w:i/>
                    <w:sz w:val="22"/>
                    <w:highlight w:val="yellow"/>
                  </w:rPr>
                </m:ctrlPr>
              </m:sSubPr>
              <m:e>
                <m:r>
                  <w:rPr>
                    <w:rFonts w:ascii="Cambria Math" w:hAnsi="Cambria Math" w:cstheme="minorHAnsi"/>
                    <w:sz w:val="22"/>
                    <w:highlight w:val="yellow"/>
                  </w:rPr>
                  <m:t>y</m:t>
                </m:r>
              </m:e>
              <m:sub>
                <m:r>
                  <w:rPr>
                    <w:rFonts w:ascii="Cambria Math" w:hAnsi="Cambria Math" w:cstheme="minorHAnsi"/>
                    <w:sz w:val="22"/>
                    <w:highlight w:val="yellow"/>
                  </w:rPr>
                  <m:t>T</m:t>
                </m:r>
              </m:sub>
            </m:sSub>
            <m:r>
              <w:rPr>
                <w:rFonts w:ascii="Cambria Math" w:hAnsi="Cambria Math" w:cstheme="minorHAnsi"/>
                <w:sz w:val="22"/>
                <w:highlight w:val="yellow"/>
              </w:rPr>
              <m:t>,</m:t>
            </m:r>
            <m:sSub>
              <m:sSubPr>
                <m:ctrlPr>
                  <w:rPr>
                    <w:rFonts w:ascii="Cambria Math" w:hAnsi="Cambria Math" w:cstheme="minorHAnsi"/>
                    <w:i/>
                    <w:sz w:val="22"/>
                    <w:highlight w:val="yellow"/>
                  </w:rPr>
                </m:ctrlPr>
              </m:sSubPr>
              <m:e>
                <m:r>
                  <w:rPr>
                    <w:rFonts w:ascii="Cambria Math" w:hAnsi="Cambria Math" w:cstheme="minorHAnsi"/>
                    <w:sz w:val="22"/>
                    <w:highlight w:val="yellow"/>
                  </w:rPr>
                  <m:t>y</m:t>
                </m:r>
              </m:e>
              <m:sub>
                <m:r>
                  <w:rPr>
                    <w:rFonts w:ascii="Cambria Math" w:hAnsi="Cambria Math" w:cstheme="minorHAnsi"/>
                    <w:sz w:val="22"/>
                    <w:highlight w:val="yellow"/>
                  </w:rPr>
                  <m:t>R</m:t>
                </m:r>
              </m:sub>
            </m:sSub>
            <m:r>
              <w:rPr>
                <w:rFonts w:ascii="Cambria Math" w:hAnsi="Cambria Math" w:cstheme="minorHAnsi"/>
                <w:sz w:val="22"/>
                <w:highlight w:val="yellow"/>
              </w:rPr>
              <m:t>,</m:t>
            </m:r>
            <m:sSub>
              <m:sSubPr>
                <m:ctrlPr>
                  <w:rPr>
                    <w:rFonts w:ascii="Cambria Math" w:hAnsi="Cambria Math" w:cstheme="minorHAnsi"/>
                    <w:i/>
                    <w:sz w:val="22"/>
                    <w:highlight w:val="yellow"/>
                  </w:rPr>
                </m:ctrlPr>
              </m:sSubPr>
              <m:e>
                <m:r>
                  <w:rPr>
                    <w:rFonts w:ascii="Cambria Math" w:hAnsi="Cambria Math" w:cstheme="minorHAnsi"/>
                    <w:sz w:val="22"/>
                    <w:highlight w:val="yellow"/>
                  </w:rPr>
                  <m:t>z</m:t>
                </m:r>
              </m:e>
              <m:sub>
                <m:r>
                  <m:rPr>
                    <m:scr m:val="script"/>
                  </m:rPr>
                  <w:rPr>
                    <w:rFonts w:ascii="Cambria Math" w:hAnsi="Cambria Math" w:cstheme="minorHAnsi"/>
                    <w:sz w:val="22"/>
                    <w:highlight w:val="yellow"/>
                  </w:rPr>
                  <m:t>l</m:t>
                </m:r>
              </m:sub>
            </m:sSub>
            <m:r>
              <w:rPr>
                <w:rFonts w:ascii="Cambria Math" w:hAnsi="Cambria Math" w:cstheme="minorHAnsi"/>
                <w:sz w:val="22"/>
                <w:highlight w:val="yellow"/>
              </w:rPr>
              <m:t>,f</m:t>
            </m:r>
          </m:e>
        </m:d>
      </m:oMath>
      <w:r w:rsidRPr="007D2AC2">
        <w:rPr>
          <w:rFonts w:asciiTheme="minorHAnsi" w:hAnsiTheme="minorHAnsi" w:cstheme="minorHAnsi"/>
          <w:sz w:val="22"/>
          <w:highlight w:val="yellow"/>
        </w:rPr>
        <w:t xml:space="preserve"> to 3-D </w:t>
      </w:r>
      <m:oMath>
        <m:d>
          <m:dPr>
            <m:ctrlPr>
              <w:rPr>
                <w:rFonts w:ascii="Cambria Math" w:hAnsi="Cambria Math" w:cstheme="minorHAnsi"/>
                <w:i/>
                <w:sz w:val="22"/>
                <w:highlight w:val="yellow"/>
              </w:rPr>
            </m:ctrlPr>
          </m:dPr>
          <m:e>
            <m:sSup>
              <m:sSupPr>
                <m:ctrlPr>
                  <w:rPr>
                    <w:rFonts w:ascii="Cambria Math" w:hAnsi="Cambria Math" w:cstheme="minorHAnsi"/>
                    <w:i/>
                    <w:sz w:val="22"/>
                    <w:highlight w:val="yellow"/>
                  </w:rPr>
                </m:ctrlPr>
              </m:sSupPr>
              <m:e>
                <m:r>
                  <w:rPr>
                    <w:rFonts w:ascii="Cambria Math" w:hAnsi="Cambria Math" w:cstheme="minorHAnsi"/>
                    <w:sz w:val="22"/>
                    <w:highlight w:val="yellow"/>
                  </w:rPr>
                  <m:t>x</m:t>
                </m:r>
              </m:e>
              <m:sup>
                <m:r>
                  <w:rPr>
                    <w:rFonts w:ascii="Cambria Math" w:hAnsi="Cambria Math" w:cstheme="minorHAnsi"/>
                    <w:sz w:val="22"/>
                    <w:highlight w:val="yellow"/>
                  </w:rPr>
                  <m:t>'</m:t>
                </m:r>
              </m:sup>
            </m:sSup>
            <m:r>
              <w:rPr>
                <w:rFonts w:ascii="Cambria Math" w:hAnsi="Cambria Math" w:cstheme="minorHAnsi"/>
                <w:sz w:val="22"/>
                <w:highlight w:val="yellow"/>
              </w:rPr>
              <m:t>,</m:t>
            </m:r>
            <m:sSup>
              <m:sSupPr>
                <m:ctrlPr>
                  <w:rPr>
                    <w:rFonts w:ascii="Cambria Math" w:hAnsi="Cambria Math" w:cstheme="minorHAnsi"/>
                    <w:i/>
                    <w:sz w:val="22"/>
                    <w:highlight w:val="yellow"/>
                  </w:rPr>
                </m:ctrlPr>
              </m:sSupPr>
              <m:e>
                <m:r>
                  <w:rPr>
                    <w:rFonts w:ascii="Cambria Math" w:hAnsi="Cambria Math" w:cstheme="minorHAnsi"/>
                    <w:sz w:val="22"/>
                    <w:highlight w:val="yellow"/>
                  </w:rPr>
                  <m:t>y</m:t>
                </m:r>
              </m:e>
              <m:sup>
                <m:r>
                  <w:rPr>
                    <w:rFonts w:ascii="Cambria Math" w:hAnsi="Cambria Math" w:cstheme="minorHAnsi"/>
                    <w:sz w:val="22"/>
                    <w:highlight w:val="yellow"/>
                  </w:rPr>
                  <m:t>'</m:t>
                </m:r>
              </m:sup>
            </m:sSup>
            <m:r>
              <w:rPr>
                <w:rFonts w:ascii="Cambria Math" w:hAnsi="Cambria Math" w:cstheme="minorHAnsi"/>
                <w:sz w:val="22"/>
                <w:highlight w:val="yellow"/>
              </w:rPr>
              <m:t>,f</m:t>
            </m:r>
          </m:e>
        </m:d>
      </m:oMath>
      <w:r w:rsidRPr="007D2AC2">
        <w:rPr>
          <w:rFonts w:asciiTheme="minorHAnsi" w:hAnsiTheme="minorHAnsi" w:cstheme="minorHAnsi"/>
          <w:sz w:val="22"/>
          <w:highlight w:val="yellow"/>
        </w:rPr>
        <w:t>, and subsequently the computational complexity.”</w:t>
      </w:r>
    </w:p>
    <w:p w:rsidR="001C4A03" w:rsidRPr="007D2AC2" w:rsidP="001C4A03" w14:paraId="6DFEBCCD" w14:textId="77777777">
      <w:pPr>
        <w:pStyle w:val="ListParagraph"/>
        <w:numPr>
          <w:ilvl w:val="0"/>
          <w:numId w:val="3"/>
        </w:numPr>
        <w:jc w:val="both"/>
        <w:rPr>
          <w:rFonts w:asciiTheme="minorHAnsi" w:hAnsiTheme="minorHAnsi" w:cstheme="minorHAnsi"/>
          <w:sz w:val="22"/>
          <w:szCs w:val="22"/>
        </w:rPr>
      </w:pPr>
      <w:r w:rsidRPr="007D2AC2">
        <w:rPr>
          <w:rFonts w:asciiTheme="minorHAnsi" w:hAnsiTheme="minorHAnsi" w:cstheme="minorHAnsi"/>
          <w:sz w:val="22"/>
          <w:szCs w:val="22"/>
        </w:rPr>
        <w:t xml:space="preserve">In Section VI, we </w:t>
      </w:r>
      <w:ins w:id="822" w:author="Paperpal" w:date="2022-01-01T00:30:51Z">
        <w:r w:rsidRPr="007D2AC2">
          <w:rPr>
            <w:rFonts w:asciiTheme="minorHAnsi" w:hAnsiTheme="minorHAnsi" w:cstheme="minorHAnsi"/>
            <w:sz w:val="22"/>
            <w:szCs w:val="22"/>
          </w:rPr>
          <w:t>include</w:t>
        </w:r>
      </w:ins>
      <w:del w:id="823" w:author="Paperpal" w:date="2022-01-01T00:30:51Z">
        <w:r w:rsidRPr="007D2AC2">
          <w:rPr>
            <w:rFonts w:asciiTheme="minorHAnsi" w:hAnsiTheme="minorHAnsi" w:cstheme="minorHAnsi"/>
            <w:sz w:val="22"/>
            <w:szCs w:val="22"/>
          </w:rPr>
          <w:delText>included</w:delText>
        </w:r>
      </w:del>
      <w:r w:rsidRPr="007D2AC2">
        <w:rPr>
          <w:rFonts w:asciiTheme="minorHAnsi" w:hAnsiTheme="minorHAnsi" w:cstheme="minorHAnsi"/>
          <w:sz w:val="22"/>
          <w:szCs w:val="22"/>
        </w:rPr>
        <w:t xml:space="preserve"> the highlighted portion below to provide a thorough discussion of the novel extension of our technique to </w:t>
      </w:r>
      <w:del w:id="824" w:author="Paperpal" w:date="2022-01-01T00:30:51Z">
        <w:r w:rsidRPr="007D2AC2">
          <w:rPr>
            <w:rFonts w:asciiTheme="minorHAnsi" w:hAnsiTheme="minorHAnsi" w:cstheme="minorHAnsi"/>
            <w:sz w:val="22"/>
            <w:szCs w:val="22"/>
          </w:rPr>
          <w:delText xml:space="preserve">the </w:delText>
        </w:r>
      </w:del>
      <w:r w:rsidRPr="007D2AC2">
        <w:rPr>
          <w:rFonts w:asciiTheme="minorHAnsi" w:hAnsiTheme="minorHAnsi" w:cstheme="minorHAnsi"/>
          <w:sz w:val="22"/>
          <w:szCs w:val="22"/>
        </w:rPr>
        <w:t>conventional RMA.</w:t>
      </w:r>
    </w:p>
    <w:p w:rsidR="001C4A03" w:rsidRPr="007D2AC2" w:rsidP="001C4A03" w14:paraId="609DF5B0" w14:textId="77777777">
      <w:pPr>
        <w:ind w:left="720"/>
        <w:rPr>
          <w:rFonts w:asciiTheme="minorHAnsi" w:hAnsiTheme="minorHAnsi" w:cstheme="minorHAnsi"/>
          <w:sz w:val="22"/>
        </w:rPr>
      </w:pPr>
      <w:r w:rsidRPr="007D2AC2">
        <w:rPr>
          <w:rFonts w:asciiTheme="minorHAnsi" w:hAnsiTheme="minorHAnsi" w:cstheme="minorHAnsi"/>
          <w:sz w:val="22"/>
        </w:rPr>
        <w:t xml:space="preserve">In this article, we </w:t>
      </w:r>
      <w:ins w:id="825" w:author="Paperpal" w:date="2022-01-01T00:30:51Z">
        <w:r w:rsidRPr="007D2AC2">
          <w:rPr>
            <w:rFonts w:asciiTheme="minorHAnsi" w:hAnsiTheme="minorHAnsi" w:cstheme="minorHAnsi"/>
            <w:sz w:val="22"/>
          </w:rPr>
          <w:t>present</w:t>
        </w:r>
      </w:ins>
      <w:del w:id="826" w:author="Paperpal" w:date="2022-01-01T00:30:51Z">
        <w:r w:rsidRPr="007D2AC2">
          <w:rPr>
            <w:rFonts w:asciiTheme="minorHAnsi" w:hAnsiTheme="minorHAnsi" w:cstheme="minorHAnsi"/>
            <w:sz w:val="22"/>
          </w:rPr>
          <w:delText>presented</w:delText>
        </w:r>
      </w:del>
      <w:r w:rsidRPr="007D2AC2">
        <w:rPr>
          <w:rFonts w:asciiTheme="minorHAnsi" w:hAnsiTheme="minorHAnsi" w:cstheme="minorHAnsi"/>
          <w:sz w:val="22"/>
        </w:rPr>
        <w:t xml:space="preserve"> a novel approach for high-resolution, efficient 3-D near-field SAR imaging for irregular scanning geometries. We </w:t>
      </w:r>
      <w:ins w:id="827" w:author="Paperpal" w:date="2022-01-01T00:30:51Z">
        <w:r w:rsidRPr="007D2AC2">
          <w:rPr>
            <w:rFonts w:asciiTheme="minorHAnsi" w:hAnsiTheme="minorHAnsi" w:cstheme="minorHAnsi"/>
            <w:sz w:val="22"/>
          </w:rPr>
          <w:t>propose</w:t>
        </w:r>
      </w:ins>
      <w:del w:id="828" w:author="Paperpal" w:date="2022-01-01T00:30:51Z">
        <w:r w:rsidRPr="007D2AC2">
          <w:rPr>
            <w:rFonts w:asciiTheme="minorHAnsi" w:hAnsiTheme="minorHAnsi" w:cstheme="minorHAnsi"/>
            <w:sz w:val="22"/>
          </w:rPr>
          <w:delText>proposed</w:delText>
        </w:r>
      </w:del>
      <w:r w:rsidRPr="007D2AC2">
        <w:rPr>
          <w:rFonts w:asciiTheme="minorHAnsi" w:hAnsiTheme="minorHAnsi" w:cstheme="minorHAnsi"/>
          <w:sz w:val="22"/>
        </w:rPr>
        <w:t xml:space="preserve"> a </w:t>
      </w:r>
      <w:ins w:id="829" w:author="Paperpal" w:date="2022-01-01T00:30:51Z">
        <w:r w:rsidRPr="007D2AC2">
          <w:rPr>
            <w:rFonts w:asciiTheme="minorHAnsi" w:hAnsiTheme="minorHAnsi" w:cstheme="minorHAnsi"/>
            <w:sz w:val="22"/>
          </w:rPr>
          <w:t>multiplanar</w:t>
        </w:r>
      </w:ins>
      <w:del w:id="830" w:author="Paperpal" w:date="2022-01-01T00:30:51Z">
        <w:r w:rsidRPr="007D2AC2">
          <w:rPr>
            <w:rFonts w:asciiTheme="minorHAnsi" w:hAnsiTheme="minorHAnsi" w:cstheme="minorHAnsi"/>
            <w:sz w:val="22"/>
          </w:rPr>
          <w:delText>multi-planar</w:delText>
        </w:r>
      </w:del>
      <w:r w:rsidRPr="007D2AC2">
        <w:rPr>
          <w:rFonts w:asciiTheme="minorHAnsi" w:hAnsiTheme="minorHAnsi" w:cstheme="minorHAnsi"/>
          <w:sz w:val="22"/>
        </w:rPr>
        <w:t xml:space="preserve"> multistatic framework applicable to a diverse set of applications, including freehand imaging, UAV SAR, and automotive imaging. A novel algorithm is proposed to efficiently compensate </w:t>
      </w:r>
      <w:ins w:id="831"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for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irregularly sampled </w:t>
      </w:r>
      <w:ins w:id="832" w:author="Paperpal" w:date="2022-01-01T00:30:51Z">
        <w:r w:rsidRPr="007D2AC2">
          <w:rPr>
            <w:rFonts w:asciiTheme="minorHAnsi" w:hAnsiTheme="minorHAnsi" w:cstheme="minorHAnsi"/>
            <w:sz w:val="22"/>
          </w:rPr>
          <w:t>multiplanar</w:t>
        </w:r>
      </w:ins>
      <w:del w:id="833" w:author="Paperpal" w:date="2022-01-01T00:30:51Z">
        <w:r w:rsidRPr="007D2AC2">
          <w:rPr>
            <w:rFonts w:asciiTheme="minorHAnsi" w:hAnsiTheme="minorHAnsi" w:cstheme="minorHAnsi"/>
            <w:sz w:val="22"/>
          </w:rPr>
          <w:delText>multi-planar</w:delText>
        </w:r>
      </w:del>
      <w:r w:rsidRPr="007D2AC2">
        <w:rPr>
          <w:rFonts w:asciiTheme="minorHAnsi" w:hAnsiTheme="minorHAnsi" w:cstheme="minorHAnsi"/>
          <w:sz w:val="22"/>
        </w:rPr>
        <w:t xml:space="preserve"> multistatic data to equivalent planar monostatic mmWave radar data. </w:t>
      </w:r>
      <w:r w:rsidRPr="007D2AC2">
        <w:rPr>
          <w:rFonts w:asciiTheme="minorHAnsi" w:hAnsiTheme="minorHAnsi" w:cstheme="minorHAnsi"/>
          <w:sz w:val="22"/>
          <w:highlight w:val="yellow"/>
        </w:rPr>
        <w:t xml:space="preserve">Our technique extends the traditional RMA by presenting an algorithm for efficiently aligning </w:t>
      </w:r>
      <w:ins w:id="834" w:author="Paperpal" w:date="2022-01-01T00:30:51Z">
        <w:r w:rsidRPr="007D2AC2">
          <w:rPr>
            <w:rFonts w:asciiTheme="minorHAnsi" w:hAnsiTheme="minorHAnsi" w:cstheme="minorHAnsi"/>
            <w:sz w:val="22"/>
            <w:highlight w:val="yellow"/>
          </w:rPr>
          <w:t>multiplanar</w:t>
        </w:r>
      </w:ins>
      <w:del w:id="835" w:author="Paperpal" w:date="2022-01-01T00:30:51Z">
        <w:r w:rsidRPr="007D2AC2">
          <w:rPr>
            <w:rFonts w:asciiTheme="minorHAnsi" w:hAnsiTheme="minorHAnsi" w:cstheme="minorHAnsi"/>
            <w:sz w:val="22"/>
            <w:highlight w:val="yellow"/>
          </w:rPr>
          <w:delText>multi-planar</w:delText>
        </w:r>
      </w:del>
      <w:r w:rsidRPr="007D2AC2">
        <w:rPr>
          <w:rFonts w:asciiTheme="minorHAnsi" w:hAnsiTheme="minorHAnsi" w:cstheme="minorHAnsi"/>
          <w:sz w:val="22"/>
          <w:highlight w:val="yellow"/>
        </w:rPr>
        <w:t xml:space="preserve"> multistatic data to a virtual planar monostatic scenario. By projecting the data </w:t>
      </w:r>
      <w:ins w:id="836" w:author="Paperpal" w:date="2022-01-01T00:30:51Z">
        <w:r w:rsidRPr="007D2AC2">
          <w:rPr>
            <w:rFonts w:asciiTheme="minorHAnsi" w:hAnsiTheme="minorHAnsi" w:cstheme="minorHAnsi"/>
            <w:sz w:val="22"/>
            <w:highlight w:val="yellow"/>
          </w:rPr>
          <w:t>onto</w:t>
        </w:r>
      </w:ins>
      <w:del w:id="837" w:author="Paperpal" w:date="2022-01-01T00:30:51Z">
        <w:r w:rsidRPr="007D2AC2">
          <w:rPr>
            <w:rFonts w:asciiTheme="minorHAnsi" w:hAnsiTheme="minorHAnsi" w:cstheme="minorHAnsi"/>
            <w:sz w:val="22"/>
            <w:highlight w:val="yellow"/>
          </w:rPr>
          <w:delText>to</w:delText>
        </w:r>
      </w:del>
      <w:r w:rsidRPr="007D2AC2">
        <w:rPr>
          <w:rFonts w:asciiTheme="minorHAnsi" w:hAnsiTheme="minorHAnsi" w:cstheme="minorHAnsi"/>
          <w:sz w:val="22"/>
          <w:highlight w:val="yellow"/>
        </w:rPr>
        <w:t xml:space="preserve"> a virtual planar monostatic equivalent array, this method extends the RMA to account for both irregular scanning and MIMO-SAR effects</w:t>
      </w:r>
      <w:ins w:id="83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yellow"/>
          <w:u w:val="none" w:color="auto"/>
          <w:effect w:val="none"/>
          <w:rtl w:val="0"/>
          <w:cs w:val="0"/>
          <w:lang w:val="en-US" w:eastAsia="en-US"/>
        </w:rPr>
        <w:t xml:space="preserve"> resulting in high-fidelity focusing.</w:t>
      </w:r>
      <w:r w:rsidRPr="007D2AC2">
        <w:rPr>
          <w:rFonts w:asciiTheme="minorHAnsi" w:hAnsiTheme="minorHAnsi" w:cstheme="minorHAnsi"/>
          <w:sz w:val="22"/>
        </w:rPr>
        <w:t xml:space="preserve"> The proposed algorithm is valid for common radar </w:t>
      </w:r>
      <w:ins w:id="839" w:author="Paperpal" w:date="2022-01-01T00:30:51Z">
        <w:r w:rsidRPr="007D2AC2">
          <w:rPr>
            <w:rFonts w:asciiTheme="minorHAnsi" w:hAnsiTheme="minorHAnsi" w:cstheme="minorHAnsi"/>
            <w:sz w:val="22"/>
          </w:rPr>
          <w:t>signalling</w:t>
        </w:r>
      </w:ins>
      <w:del w:id="840" w:author="Paperpal" w:date="2022-01-01T00:30:51Z">
        <w:r w:rsidRPr="007D2AC2">
          <w:rPr>
            <w:rFonts w:asciiTheme="minorHAnsi" w:hAnsiTheme="minorHAnsi" w:cstheme="minorHAnsi"/>
            <w:sz w:val="22"/>
          </w:rPr>
          <w:delText>signaling</w:delText>
        </w:r>
      </w:del>
      <w:r w:rsidRPr="007D2AC2">
        <w:rPr>
          <w:rFonts w:asciiTheme="minorHAnsi" w:hAnsiTheme="minorHAnsi" w:cstheme="minorHAnsi"/>
          <w:sz w:val="22"/>
        </w:rPr>
        <w:t xml:space="preserve"> techniques in 5G, IoT, </w:t>
      </w:r>
      <w:ins w:id="841" w:author="Paperpal" w:date="2022-01-01T00:30:51Z">
        <w:r w:rsidRPr="007D2AC2">
          <w:rPr>
            <w:rFonts w:asciiTheme="minorHAnsi" w:hAnsiTheme="minorHAnsi" w:cstheme="minorHAnsi"/>
            <w:sz w:val="22"/>
          </w:rPr>
          <w:t>smartphones</w:t>
        </w:r>
      </w:ins>
      <w:del w:id="842" w:author="Paperpal" w:date="2022-01-01T00:30:51Z">
        <w:r w:rsidRPr="007D2AC2">
          <w:rPr>
            <w:rFonts w:asciiTheme="minorHAnsi" w:hAnsiTheme="minorHAnsi" w:cstheme="minorHAnsi"/>
            <w:sz w:val="22"/>
          </w:rPr>
          <w:delText>smartphone</w:delText>
        </w:r>
      </w:del>
      <w:r w:rsidRPr="007D2AC2">
        <w:rPr>
          <w:rFonts w:asciiTheme="minorHAnsi" w:hAnsiTheme="minorHAnsi" w:cstheme="minorHAnsi"/>
          <w:sz w:val="22"/>
        </w:rPr>
        <w:t xml:space="preserve">, and automotive applications. </w:t>
      </w:r>
      <w:ins w:id="84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The </w:t>
        </w:r>
      </w:ins>
      <w:ins w:id="844" w:author="Paperpal" w:date="2022-01-01T00:30:51Z">
        <w:r w:rsidRPr="007D2AC2">
          <w:rPr>
            <w:rFonts w:asciiTheme="minorHAnsi" w:hAnsiTheme="minorHAnsi" w:cstheme="minorHAnsi"/>
            <w:sz w:val="22"/>
          </w:rPr>
          <w:t>simulation</w:t>
        </w:r>
      </w:ins>
      <w:del w:id="845" w:author="Paperpal" w:date="2022-01-01T00:30:51Z">
        <w:r w:rsidRPr="007D2AC2">
          <w:rPr>
            <w:rFonts w:asciiTheme="minorHAnsi" w:hAnsiTheme="minorHAnsi" w:cstheme="minorHAnsi"/>
            <w:sz w:val="22"/>
          </w:rPr>
          <w:delText>Simulation</w:delText>
        </w:r>
      </w:del>
      <w:r w:rsidRPr="007D2AC2">
        <w:rPr>
          <w:rFonts w:asciiTheme="minorHAnsi" w:hAnsiTheme="minorHAnsi" w:cstheme="minorHAnsi"/>
          <w:sz w:val="22"/>
        </w:rPr>
        <w:t xml:space="preserve"> results </w:t>
      </w:r>
      <w:ins w:id="846" w:author="Paperpal" w:date="2022-01-01T00:30:51Z">
        <w:r w:rsidRPr="007D2AC2">
          <w:rPr>
            <w:rFonts w:asciiTheme="minorHAnsi" w:hAnsiTheme="minorHAnsi" w:cstheme="minorHAnsi"/>
            <w:sz w:val="22"/>
          </w:rPr>
          <w:t>demonstrate</w:t>
        </w:r>
      </w:ins>
      <w:del w:id="847" w:author="Paperpal" w:date="2022-01-01T00:30:51Z">
        <w:r w:rsidRPr="007D2AC2">
          <w:rPr>
            <w:rFonts w:asciiTheme="minorHAnsi" w:hAnsiTheme="minorHAnsi" w:cstheme="minorHAnsi"/>
            <w:sz w:val="22"/>
          </w:rPr>
          <w:delText>are presented demonstrating</w:delText>
        </w:r>
      </w:del>
      <w:r w:rsidRPr="007D2AC2">
        <w:rPr>
          <w:rFonts w:asciiTheme="minorHAnsi" w:hAnsiTheme="minorHAnsi" w:cstheme="minorHAnsi"/>
          <w:sz w:val="22"/>
        </w:rPr>
        <w:t xml:space="preserve"> the robustness of our approach in the presence of significant deviation among </w:t>
      </w:r>
      <w:ins w:id="84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samples along the </w:t>
      </w:r>
      <w:r w:rsidRPr="007D2AC2">
        <w:rPr>
          <w:rFonts w:asciiTheme="minorHAnsi" w:hAnsiTheme="minorHAnsi" w:cstheme="minorHAnsi"/>
          <w:i/>
          <w:iCs/>
          <w:sz w:val="22"/>
        </w:rPr>
        <w:t>z</w:t>
      </w:r>
      <w:r w:rsidRPr="007D2AC2">
        <w:rPr>
          <w:rFonts w:asciiTheme="minorHAnsi" w:hAnsiTheme="minorHAnsi" w:cstheme="minorHAnsi"/>
          <w:sz w:val="22"/>
        </w:rPr>
        <w:t xml:space="preserve">-direction. Furthermore, we empirically validated the proposed algorithm </w:t>
      </w:r>
      <w:ins w:id="849"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by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using a custom prototype to capture </w:t>
      </w:r>
      <w:ins w:id="850" w:author="Paperpal" w:date="2022-01-01T00:30:51Z">
        <w:r w:rsidRPr="007D2AC2">
          <w:rPr>
            <w:rFonts w:asciiTheme="minorHAnsi" w:hAnsiTheme="minorHAnsi" w:cstheme="minorHAnsi"/>
            <w:sz w:val="22"/>
          </w:rPr>
          <w:t>multiplanar</w:t>
        </w:r>
      </w:ins>
      <w:del w:id="851" w:author="Paperpal" w:date="2022-01-01T00:30:51Z">
        <w:r w:rsidRPr="007D2AC2">
          <w:rPr>
            <w:rFonts w:asciiTheme="minorHAnsi" w:hAnsiTheme="minorHAnsi" w:cstheme="minorHAnsi"/>
            <w:sz w:val="22"/>
          </w:rPr>
          <w:delText>multi-planar</w:delText>
        </w:r>
      </w:del>
      <w:r w:rsidRPr="007D2AC2">
        <w:rPr>
          <w:rFonts w:asciiTheme="minorHAnsi" w:hAnsiTheme="minorHAnsi" w:cstheme="minorHAnsi"/>
          <w:sz w:val="22"/>
        </w:rPr>
        <w:t xml:space="preserve"> multistatic data for several concealed and obscured scenarios. In both simulation and experimental studies, our algorithm achieves efficient image reconstruction </w:t>
      </w:r>
      <w:ins w:id="85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by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matching the focusing quality of </w:t>
      </w:r>
      <w:del w:id="853" w:author="Paperpal" w:date="2022-01-01T00:30:51Z">
        <w:r w:rsidRPr="007D2AC2">
          <w:rPr>
            <w:rFonts w:asciiTheme="minorHAnsi" w:hAnsiTheme="minorHAnsi" w:cstheme="minorHAnsi"/>
            <w:sz w:val="22"/>
          </w:rPr>
          <w:delText xml:space="preserve">the </w:delText>
        </w:r>
      </w:del>
      <w:r w:rsidRPr="007D2AC2">
        <w:rPr>
          <w:rFonts w:asciiTheme="minorHAnsi" w:hAnsiTheme="minorHAnsi" w:cstheme="minorHAnsi"/>
          <w:sz w:val="22"/>
        </w:rPr>
        <w:t>existing techniques while reducing computational complexity by a considerable margin.</w:t>
      </w:r>
    </w:p>
    <w:p w:rsidR="001C4A03" w:rsidRPr="007D2AC2" w:rsidP="001C4A03" w14:paraId="26E74C76" w14:textId="77777777">
      <w:pPr>
        <w:rPr>
          <w:rFonts w:asciiTheme="minorHAnsi" w:hAnsiTheme="minorHAnsi" w:cstheme="minorHAnsi"/>
          <w:b/>
          <w:color w:val="000090"/>
          <w:sz w:val="22"/>
        </w:rPr>
      </w:pPr>
      <w:r>
        <w:rPr>
          <w:rFonts w:asciiTheme="minorHAnsi" w:hAnsiTheme="minorHAnsi" w:cstheme="minorHAnsi"/>
          <w:b/>
          <w:noProof/>
          <w:color w:val="000090"/>
          <w:sz w:val="22"/>
        </w:rPr>
        <w:pict>
          <v:shape id="_x0000_i1067" type="#_x0000_t75" alt="Default Line" style="width:481.55pt;height:1.55pt" o:hrpct="0" o:hr="t">
            <v:imagedata r:id="rId74" o:title="Default Line"/>
          </v:shape>
        </w:pict>
      </w:r>
    </w:p>
    <w:p w:rsidR="001C4A03" w:rsidRPr="007D2AC2" w:rsidP="001C4A03" w14:paraId="126D1772" w14:textId="77777777">
      <w:pPr>
        <w:rPr>
          <w:rFonts w:asciiTheme="minorHAnsi" w:hAnsiTheme="minorHAnsi" w:cstheme="minorHAnsi"/>
          <w:b/>
          <w:bCs/>
          <w:color w:val="008000"/>
          <w:sz w:val="22"/>
        </w:rPr>
      </w:pPr>
    </w:p>
    <w:p w:rsidR="001C4A03" w:rsidRPr="007D2AC2" w:rsidP="001C4A03" w14:paraId="7E293C50" w14:textId="77777777">
      <w:pPr>
        <w:rPr>
          <w:rFonts w:asciiTheme="minorHAnsi" w:hAnsiTheme="minorHAnsi" w:cstheme="minorHAnsi"/>
          <w:b/>
          <w:bCs/>
          <w:color w:val="008000"/>
          <w:sz w:val="22"/>
        </w:rPr>
      </w:pPr>
    </w:p>
    <w:p w:rsidR="001C4A03" w:rsidRPr="007D2AC2" w:rsidP="001C4A03" w14:paraId="0EFBC958" w14:textId="77777777">
      <w:pPr>
        <w:rPr>
          <w:rFonts w:asciiTheme="minorHAnsi" w:hAnsiTheme="minorHAnsi" w:cstheme="minorHAnsi"/>
          <w:b/>
          <w:bCs/>
          <w:color w:val="008000"/>
          <w:sz w:val="22"/>
        </w:rPr>
      </w:pPr>
    </w:p>
    <w:p w:rsidR="001C4A03" w:rsidRPr="007D2AC2" w:rsidP="001C4A03" w14:paraId="6C67E73E" w14:textId="77777777">
      <w:pPr>
        <w:rPr>
          <w:rFonts w:asciiTheme="minorHAnsi" w:hAnsiTheme="minorHAnsi" w:cstheme="minorHAnsi"/>
          <w:b/>
          <w:bCs/>
          <w:color w:val="008000"/>
          <w:sz w:val="22"/>
        </w:rPr>
      </w:pPr>
    </w:p>
    <w:p w:rsidR="001C4A03" w:rsidRPr="007D2AC2" w:rsidP="001C4A03" w14:paraId="691F3127" w14:textId="77777777">
      <w:pPr>
        <w:rPr>
          <w:rFonts w:asciiTheme="minorHAnsi" w:hAnsiTheme="minorHAnsi" w:cstheme="minorHAnsi"/>
          <w:b/>
          <w:bCs/>
          <w:color w:val="008000"/>
          <w:sz w:val="22"/>
        </w:rPr>
      </w:pPr>
    </w:p>
    <w:p w:rsidR="001C4A03" w:rsidRPr="007D2AC2" w:rsidP="001C4A03" w14:paraId="6CAD9A47" w14:textId="77777777">
      <w:pPr>
        <w:rPr>
          <w:rFonts w:asciiTheme="minorHAnsi" w:hAnsiTheme="minorHAnsi" w:cstheme="minorHAnsi"/>
          <w:b/>
          <w:bCs/>
          <w:color w:val="008000"/>
          <w:sz w:val="22"/>
        </w:rPr>
      </w:pPr>
    </w:p>
    <w:p w:rsidR="001C4A03" w:rsidRPr="007D2AC2" w:rsidP="001C4A03" w14:paraId="5B049253" w14:textId="77777777">
      <w:pPr>
        <w:rPr>
          <w:rFonts w:asciiTheme="minorHAnsi" w:hAnsiTheme="minorHAnsi" w:cstheme="minorHAnsi"/>
          <w:color w:val="008000"/>
          <w:sz w:val="22"/>
        </w:rPr>
      </w:pPr>
      <w:r w:rsidRPr="007D2AC2">
        <w:rPr>
          <w:rFonts w:asciiTheme="minorHAnsi" w:hAnsiTheme="minorHAnsi" w:cstheme="minorHAnsi"/>
          <w:b/>
          <w:bCs/>
          <w:color w:val="008000"/>
          <w:sz w:val="22"/>
        </w:rPr>
        <w:t>Reviewer #2, Concern #1:</w:t>
      </w:r>
      <w:r w:rsidRPr="007D2AC2">
        <w:rPr>
          <w:rFonts w:asciiTheme="minorHAnsi" w:hAnsiTheme="minorHAnsi" w:cstheme="minorHAnsi"/>
          <w:color w:val="008000"/>
          <w:sz w:val="22"/>
        </w:rPr>
        <w:t xml:space="preserve"> </w:t>
      </w:r>
      <w:r w:rsidRPr="007D2AC2">
        <w:rPr>
          <w:rFonts w:asciiTheme="minorHAnsi" w:hAnsiTheme="minorHAnsi" w:cstheme="minorHAnsi"/>
          <w:sz w:val="22"/>
        </w:rPr>
        <w:t xml:space="preserve">The authors should include the number of considered samples used to compute each </w:t>
      </w:r>
      <w:del w:id="854" w:author="Paperpal" w:date="2022-01-01T00:30:51Z">
        <w:r w:rsidRPr="007D2AC2">
          <w:rPr>
            <w:rFonts w:asciiTheme="minorHAnsi" w:hAnsiTheme="minorHAnsi" w:cstheme="minorHAnsi"/>
            <w:sz w:val="22"/>
          </w:rPr>
          <w:delText xml:space="preserve">of the </w:delText>
        </w:r>
      </w:del>
      <w:r w:rsidRPr="007D2AC2">
        <w:rPr>
          <w:rFonts w:asciiTheme="minorHAnsi" w:hAnsiTheme="minorHAnsi" w:cstheme="minorHAnsi"/>
          <w:sz w:val="22"/>
        </w:rPr>
        <w:t xml:space="preserve">electromagnetic </w:t>
      </w:r>
      <w:ins w:id="855" w:author="Paperpal" w:date="2022-01-01T00:30:51Z">
        <w:r w:rsidRPr="007D2AC2">
          <w:rPr>
            <w:rFonts w:asciiTheme="minorHAnsi" w:hAnsiTheme="minorHAnsi" w:cstheme="minorHAnsi"/>
            <w:sz w:val="22"/>
          </w:rPr>
          <w:t>image</w:t>
        </w:r>
      </w:ins>
      <w:del w:id="856" w:author="Paperpal" w:date="2022-01-01T00:30:51Z">
        <w:r w:rsidRPr="007D2AC2">
          <w:rPr>
            <w:rFonts w:asciiTheme="minorHAnsi" w:hAnsiTheme="minorHAnsi" w:cstheme="minorHAnsi"/>
            <w:sz w:val="22"/>
          </w:rPr>
          <w:delText>images</w:delText>
        </w:r>
      </w:del>
      <w:r w:rsidRPr="007D2AC2">
        <w:rPr>
          <w:rFonts w:asciiTheme="minorHAnsi" w:hAnsiTheme="minorHAnsi" w:cstheme="minorHAnsi"/>
          <w:sz w:val="22"/>
        </w:rPr>
        <w:t>.</w:t>
      </w:r>
    </w:p>
    <w:p w:rsidR="001C4A03" w:rsidRPr="007D2AC2" w:rsidP="001C4A03" w14:paraId="596E4FCB" w14:textId="77777777">
      <w:pPr>
        <w:rPr>
          <w:rFonts w:asciiTheme="minorHAnsi" w:hAnsiTheme="minorHAnsi" w:cstheme="minorHAnsi"/>
          <w:sz w:val="22"/>
        </w:rPr>
      </w:pPr>
      <w:r w:rsidRPr="007D2AC2">
        <w:rPr>
          <w:rFonts w:asciiTheme="minorHAnsi" w:hAnsiTheme="minorHAnsi" w:cstheme="minorHAnsi"/>
          <w:b/>
          <w:sz w:val="22"/>
        </w:rPr>
        <w:t>Author response:</w:t>
      </w:r>
      <w:r w:rsidRPr="007D2AC2">
        <w:rPr>
          <w:rFonts w:asciiTheme="minorHAnsi" w:hAnsiTheme="minorHAnsi" w:cstheme="minorHAnsi"/>
          <w:sz w:val="22"/>
        </w:rPr>
        <w:t xml:space="preserve"> The authors would like to thank the </w:t>
      </w:r>
      <w:ins w:id="857" w:author="Paperpal" w:date="2022-01-01T00:30:51Z">
        <w:r w:rsidRPr="007D2AC2">
          <w:rPr>
            <w:rFonts w:asciiTheme="minorHAnsi" w:hAnsiTheme="minorHAnsi" w:cstheme="minorHAnsi"/>
            <w:sz w:val="22"/>
          </w:rPr>
          <w:t>reviewers</w:t>
        </w:r>
      </w:ins>
      <w:del w:id="858" w:author="Paperpal" w:date="2022-01-01T00:30:51Z">
        <w:r w:rsidRPr="007D2AC2">
          <w:rPr>
            <w:rFonts w:asciiTheme="minorHAnsi" w:hAnsiTheme="minorHAnsi" w:cstheme="minorHAnsi"/>
            <w:sz w:val="22"/>
          </w:rPr>
          <w:delText>reviewer</w:delText>
        </w:r>
      </w:del>
      <w:r w:rsidRPr="007D2AC2">
        <w:rPr>
          <w:rFonts w:asciiTheme="minorHAnsi" w:hAnsiTheme="minorHAnsi" w:cstheme="minorHAnsi"/>
          <w:sz w:val="22"/>
        </w:rPr>
        <w:t xml:space="preserve"> for their comments and concerns. We agree with the reviewer’s suggestion and have updated the manuscript to include the number of samples </w:t>
      </w:r>
      <w:ins w:id="859" w:author="Paperpal" w:date="2022-01-01T00:30:51Z">
        <w:r w:rsidRPr="007D2AC2">
          <w:rPr>
            <w:rFonts w:asciiTheme="minorHAnsi" w:hAnsiTheme="minorHAnsi" w:cstheme="minorHAnsi"/>
            <w:sz w:val="22"/>
          </w:rPr>
          <w:t>in</w:t>
        </w:r>
      </w:ins>
      <w:del w:id="860" w:author="Paperpal" w:date="2022-01-01T00:30:51Z">
        <w:r w:rsidRPr="007D2AC2">
          <w:rPr>
            <w:rFonts w:asciiTheme="minorHAnsi" w:hAnsiTheme="minorHAnsi" w:cstheme="minorHAnsi"/>
            <w:sz w:val="22"/>
          </w:rPr>
          <w:delText>for</w:delText>
        </w:r>
      </w:del>
      <w:r w:rsidRPr="007D2AC2">
        <w:rPr>
          <w:rFonts w:asciiTheme="minorHAnsi" w:hAnsiTheme="minorHAnsi" w:cstheme="minorHAnsi"/>
          <w:sz w:val="22"/>
        </w:rPr>
        <w:t xml:space="preserve"> each electromagnetic (EM) image. </w:t>
      </w:r>
    </w:p>
    <w:p w:rsidR="001C4A03" w:rsidRPr="007D2AC2" w:rsidP="001C4A03" w14:paraId="77F8102F" w14:textId="77777777">
      <w:pPr>
        <w:rPr>
          <w:rFonts w:asciiTheme="minorHAnsi" w:hAnsiTheme="minorHAnsi" w:cstheme="minorHAnsi"/>
          <w:sz w:val="22"/>
        </w:rPr>
      </w:pPr>
      <w:r w:rsidRPr="007D2AC2">
        <w:rPr>
          <w:rFonts w:asciiTheme="minorHAnsi" w:hAnsiTheme="minorHAnsi" w:cstheme="minorHAnsi"/>
          <w:b/>
          <w:sz w:val="22"/>
        </w:rPr>
        <w:t xml:space="preserve">Author action: </w:t>
      </w:r>
      <w:r w:rsidRPr="007D2AC2">
        <w:rPr>
          <w:rFonts w:asciiTheme="minorHAnsi" w:hAnsiTheme="minorHAnsi" w:cstheme="minorHAnsi"/>
          <w:sz w:val="22"/>
        </w:rPr>
        <w:t xml:space="preserve">We </w:t>
      </w:r>
      <w:ins w:id="861"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have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updated the manuscript to include the number of samples for both the simulated and empirical EM images in Section V. </w:t>
      </w:r>
    </w:p>
    <w:p w:rsidR="001C4A03" w:rsidRPr="007D2AC2" w:rsidP="001C4A03" w14:paraId="0291DB6E" w14:textId="77777777">
      <w:pPr>
        <w:rPr>
          <w:rFonts w:asciiTheme="minorHAnsi" w:hAnsiTheme="minorHAnsi" w:cstheme="minorHAnsi"/>
          <w:b/>
          <w:bCs/>
          <w:color w:val="008000"/>
          <w:sz w:val="22"/>
        </w:rPr>
      </w:pPr>
      <w:r>
        <w:rPr>
          <w:rFonts w:asciiTheme="minorHAnsi" w:hAnsiTheme="minorHAnsi" w:cstheme="minorHAnsi"/>
          <w:b/>
          <w:noProof/>
          <w:color w:val="000090"/>
          <w:sz w:val="22"/>
        </w:rPr>
        <w:pict>
          <v:shape id="_x0000_i1068" type="#_x0000_t75" alt="Default Line" style="width:481.55pt;height:1.55pt" o:hrpct="0" o:hr="t">
            <v:imagedata r:id="rId74" o:title="Default Line"/>
          </v:shape>
        </w:pict>
      </w:r>
    </w:p>
    <w:p w:rsidR="001C4A03" w:rsidRPr="007D2AC2" w:rsidP="001C4A03" w14:paraId="309BC448" w14:textId="77777777">
      <w:pPr>
        <w:rPr>
          <w:rFonts w:asciiTheme="minorHAnsi" w:hAnsiTheme="minorHAnsi" w:cstheme="minorHAnsi"/>
          <w:color w:val="008000"/>
          <w:sz w:val="22"/>
        </w:rPr>
      </w:pPr>
      <w:r w:rsidRPr="007D2AC2">
        <w:rPr>
          <w:rFonts w:asciiTheme="minorHAnsi" w:hAnsiTheme="minorHAnsi" w:cstheme="minorHAnsi"/>
          <w:b/>
          <w:bCs/>
          <w:color w:val="008000"/>
          <w:sz w:val="22"/>
        </w:rPr>
        <w:t>Reviewer #2, Concern #2:</w:t>
      </w:r>
      <w:r w:rsidRPr="007D2AC2">
        <w:rPr>
          <w:rFonts w:asciiTheme="minorHAnsi" w:hAnsiTheme="minorHAnsi" w:cstheme="minorHAnsi"/>
          <w:color w:val="008000"/>
          <w:sz w:val="22"/>
        </w:rPr>
        <w:t xml:space="preserve"> </w:t>
      </w:r>
      <w:r w:rsidRPr="007D2AC2">
        <w:rPr>
          <w:rFonts w:asciiTheme="minorHAnsi" w:hAnsiTheme="minorHAnsi" w:cstheme="minorHAnsi"/>
          <w:sz w:val="22"/>
        </w:rPr>
        <w:t>The size of the images of Figures 11b, 11d, 12b and 12d could be increased for a better readability.</w:t>
      </w:r>
    </w:p>
    <w:p w:rsidR="001C4A03" w:rsidRPr="007D2AC2" w:rsidP="001C4A03" w14:paraId="62C5D646" w14:textId="77777777">
      <w:pPr>
        <w:rPr>
          <w:rFonts w:asciiTheme="minorHAnsi" w:hAnsiTheme="minorHAnsi" w:cstheme="minorHAnsi"/>
          <w:sz w:val="22"/>
        </w:rPr>
      </w:pPr>
      <w:r w:rsidRPr="007D2AC2">
        <w:rPr>
          <w:rFonts w:asciiTheme="minorHAnsi" w:hAnsiTheme="minorHAnsi" w:cstheme="minorHAnsi"/>
          <w:b/>
          <w:sz w:val="22"/>
        </w:rPr>
        <w:t>Author response:</w:t>
      </w:r>
      <w:r w:rsidRPr="007D2AC2">
        <w:rPr>
          <w:rFonts w:asciiTheme="minorHAnsi" w:hAnsiTheme="minorHAnsi" w:cstheme="minorHAnsi"/>
          <w:sz w:val="22"/>
        </w:rPr>
        <w:t xml:space="preserve"> The reviewer makes a good </w:t>
      </w:r>
      <w:ins w:id="862" w:author="Paperpal" w:date="2022-01-01T00:30:51Z">
        <w:r w:rsidRPr="007D2AC2">
          <w:rPr>
            <w:rFonts w:asciiTheme="minorHAnsi" w:hAnsiTheme="minorHAnsi" w:cstheme="minorHAnsi"/>
            <w:sz w:val="22"/>
          </w:rPr>
          <w:t>pointed</w:t>
        </w:r>
      </w:ins>
      <w:del w:id="863" w:author="Paperpal" w:date="2022-01-01T00:30:51Z">
        <w:r w:rsidRPr="007D2AC2">
          <w:rPr>
            <w:rFonts w:asciiTheme="minorHAnsi" w:hAnsiTheme="minorHAnsi" w:cstheme="minorHAnsi"/>
            <w:sz w:val="22"/>
          </w:rPr>
          <w:delText>point</w:delText>
        </w:r>
      </w:del>
      <w:r w:rsidRPr="007D2AC2">
        <w:rPr>
          <w:rFonts w:asciiTheme="minorHAnsi" w:hAnsiTheme="minorHAnsi" w:cstheme="minorHAnsi"/>
          <w:sz w:val="22"/>
        </w:rPr>
        <w:t xml:space="preserve"> </w:t>
      </w:r>
      <w:ins w:id="86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out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that the clarity and readability of Figs. 11b, 11d, 12b, and 12d can be improved. We have merged Figs. 11 </w:t>
      </w:r>
      <w:r w:rsidRPr="007D2AC2">
        <w:rPr>
          <w:rFonts w:asciiTheme="minorHAnsi" w:hAnsiTheme="minorHAnsi" w:cstheme="minorHAnsi"/>
          <w:sz w:val="22"/>
        </w:rPr>
        <w:t xml:space="preserve">and 12 into a single figure covering both columns and </w:t>
      </w:r>
      <w:ins w:id="86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have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increased the size of the 3-D figures mentioned by the reviewer. </w:t>
      </w:r>
    </w:p>
    <w:p w:rsidR="001C4A03" w:rsidRPr="007D2AC2" w:rsidP="001C4A03" w14:paraId="5ABA1D49" w14:textId="77777777">
      <w:pPr>
        <w:rPr>
          <w:rFonts w:asciiTheme="minorHAnsi" w:hAnsiTheme="minorHAnsi" w:cstheme="minorHAnsi"/>
          <w:sz w:val="22"/>
        </w:rPr>
      </w:pPr>
      <w:r w:rsidRPr="007D2AC2">
        <w:rPr>
          <w:rFonts w:asciiTheme="minorHAnsi" w:hAnsiTheme="minorHAnsi" w:cstheme="minorHAnsi"/>
          <w:b/>
          <w:sz w:val="22"/>
        </w:rPr>
        <w:t xml:space="preserve">Author action: </w:t>
      </w:r>
      <w:r w:rsidRPr="007D2AC2">
        <w:rPr>
          <w:rFonts w:asciiTheme="minorHAnsi" w:hAnsiTheme="minorHAnsi" w:cstheme="minorHAnsi"/>
          <w:sz w:val="22"/>
        </w:rPr>
        <w:t xml:space="preserve">We updated the manuscript by combining Figs. 11 and 12 into a single figure and </w:t>
      </w:r>
      <w:ins w:id="866" w:author="Paperpal" w:date="2022-01-01T00:30:51Z">
        <w:r w:rsidRPr="007D2AC2">
          <w:rPr>
            <w:rFonts w:asciiTheme="minorHAnsi" w:hAnsiTheme="minorHAnsi" w:cstheme="minorHAnsi"/>
            <w:sz w:val="22"/>
          </w:rPr>
          <w:t>increasing</w:t>
        </w:r>
      </w:ins>
      <w:del w:id="867" w:author="Paperpal" w:date="2022-01-01T00:30:51Z">
        <w:r w:rsidRPr="007D2AC2">
          <w:rPr>
            <w:rFonts w:asciiTheme="minorHAnsi" w:hAnsiTheme="minorHAnsi" w:cstheme="minorHAnsi"/>
            <w:sz w:val="22"/>
          </w:rPr>
          <w:delText>increased</w:delText>
        </w:r>
      </w:del>
      <w:r w:rsidRPr="007D2AC2">
        <w:rPr>
          <w:rFonts w:asciiTheme="minorHAnsi" w:hAnsiTheme="minorHAnsi" w:cstheme="minorHAnsi"/>
          <w:sz w:val="22"/>
        </w:rPr>
        <w:t xml:space="preserve"> the size of the figures</w:t>
      </w:r>
      <w:ins w:id="86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as per the reviewer’s suggestion.</w:t>
      </w:r>
    </w:p>
    <w:p w:rsidR="001C4A03" w:rsidRPr="007D2AC2" w:rsidP="001C4A03" w14:paraId="31025BE7" w14:textId="77777777">
      <w:pPr>
        <w:rPr>
          <w:rFonts w:asciiTheme="minorHAnsi" w:hAnsiTheme="minorHAnsi" w:cstheme="minorHAnsi"/>
          <w:b/>
          <w:bCs/>
          <w:color w:val="008000"/>
          <w:sz w:val="22"/>
        </w:rPr>
      </w:pPr>
      <w:r>
        <w:rPr>
          <w:rFonts w:asciiTheme="minorHAnsi" w:hAnsiTheme="minorHAnsi" w:cstheme="minorHAnsi"/>
          <w:b/>
          <w:noProof/>
          <w:color w:val="000090"/>
          <w:sz w:val="22"/>
        </w:rPr>
        <w:pict>
          <v:shape id="_x0000_i1069" type="#_x0000_t75" alt="Default Line" style="width:481.55pt;height:1.55pt" o:hrpct="0" o:hr="t">
            <v:imagedata r:id="rId74" o:title="Default Line"/>
          </v:shape>
        </w:pict>
      </w:r>
    </w:p>
    <w:p w:rsidR="001C4A03" w:rsidRPr="007D2AC2" w:rsidP="001C4A03" w14:paraId="428C735A" w14:textId="77777777">
      <w:pPr>
        <w:rPr>
          <w:rFonts w:asciiTheme="minorHAnsi" w:hAnsiTheme="minorHAnsi" w:cstheme="minorHAnsi"/>
          <w:color w:val="008000"/>
          <w:sz w:val="22"/>
        </w:rPr>
      </w:pPr>
      <w:r w:rsidRPr="007D2AC2">
        <w:rPr>
          <w:rFonts w:asciiTheme="minorHAnsi" w:hAnsiTheme="minorHAnsi" w:cstheme="minorHAnsi"/>
          <w:b/>
          <w:bCs/>
          <w:color w:val="008000"/>
          <w:sz w:val="22"/>
        </w:rPr>
        <w:t>Reviewer #2, Concern #3:</w:t>
      </w:r>
      <w:r w:rsidRPr="007D2AC2">
        <w:rPr>
          <w:rFonts w:asciiTheme="minorHAnsi" w:hAnsiTheme="minorHAnsi" w:cstheme="minorHAnsi"/>
          <w:color w:val="008000"/>
          <w:sz w:val="22"/>
        </w:rPr>
        <w:t xml:space="preserve"> </w:t>
      </w:r>
      <w:r w:rsidRPr="007D2AC2">
        <w:rPr>
          <w:rFonts w:asciiTheme="minorHAnsi" w:hAnsiTheme="minorHAnsi" w:cstheme="minorHAnsi"/>
          <w:sz w:val="22"/>
        </w:rPr>
        <w:t xml:space="preserve">How far </w:t>
      </w:r>
      <w:del w:id="869" w:author="Paperpal" w:date="2022-01-01T00:30:51Z">
        <w:r w:rsidRPr="007D2AC2">
          <w:rPr>
            <w:rFonts w:asciiTheme="minorHAnsi" w:hAnsiTheme="minorHAnsi" w:cstheme="minorHAnsi"/>
            <w:sz w:val="22"/>
          </w:rPr>
          <w:delText xml:space="preserve">in the z direction </w:delText>
        </w:r>
      </w:del>
      <w:r w:rsidRPr="007D2AC2">
        <w:rPr>
          <w:rFonts w:asciiTheme="minorHAnsi" w:hAnsiTheme="minorHAnsi" w:cstheme="minorHAnsi"/>
          <w:sz w:val="22"/>
        </w:rPr>
        <w:t xml:space="preserve">can the samples be from </w:t>
      </w:r>
      <w:del w:id="870" w:author="Paperpal" w:date="2022-01-01T00:30:51Z">
        <w:r w:rsidRPr="007D2AC2">
          <w:rPr>
            <w:rFonts w:asciiTheme="minorHAnsi" w:hAnsiTheme="minorHAnsi" w:cstheme="minorHAnsi"/>
            <w:sz w:val="22"/>
          </w:rPr>
          <w:delText xml:space="preserve">the </w:delText>
        </w:r>
      </w:del>
      <w:r w:rsidRPr="007D2AC2">
        <w:rPr>
          <w:rFonts w:asciiTheme="minorHAnsi" w:hAnsiTheme="minorHAnsi" w:cstheme="minorHAnsi"/>
          <w:sz w:val="22"/>
        </w:rPr>
        <w:t>plane Z0</w:t>
      </w:r>
      <w:ins w:id="871"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in the z-direction</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It seems that if </w:t>
      </w:r>
      <w:ins w:id="87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sampling is smooth</w:t>
      </w:r>
      <w:ins w:id="873"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samples can be acquired at a large distance from </w:t>
      </w:r>
      <w:del w:id="874" w:author="Paperpal" w:date="2022-01-01T00:30:51Z">
        <w:r w:rsidRPr="007D2AC2">
          <w:rPr>
            <w:rFonts w:asciiTheme="minorHAnsi" w:hAnsiTheme="minorHAnsi" w:cstheme="minorHAnsi"/>
            <w:sz w:val="22"/>
          </w:rPr>
          <w:delText xml:space="preserve">the </w:delText>
        </w:r>
      </w:del>
      <w:r w:rsidRPr="007D2AC2">
        <w:rPr>
          <w:rFonts w:asciiTheme="minorHAnsi" w:hAnsiTheme="minorHAnsi" w:cstheme="minorHAnsi"/>
          <w:sz w:val="22"/>
        </w:rPr>
        <w:t>plane Z0.</w:t>
      </w:r>
    </w:p>
    <w:p w:rsidR="001C4A03" w:rsidRPr="007D2AC2" w:rsidP="001C4A03" w14:paraId="213213A5" w14:textId="77777777">
      <w:pPr>
        <w:rPr>
          <w:rFonts w:asciiTheme="minorHAnsi" w:hAnsiTheme="minorHAnsi" w:cstheme="minorHAnsi"/>
          <w:sz w:val="22"/>
        </w:rPr>
      </w:pPr>
      <w:r w:rsidRPr="007D2AC2">
        <w:rPr>
          <w:rFonts w:asciiTheme="minorHAnsi" w:hAnsiTheme="minorHAnsi" w:cstheme="minorHAnsi"/>
          <w:b/>
          <w:sz w:val="22"/>
        </w:rPr>
        <w:t>Author response:</w:t>
      </w:r>
      <w:r w:rsidRPr="007D2AC2">
        <w:rPr>
          <w:rFonts w:asciiTheme="minorHAnsi" w:hAnsiTheme="minorHAnsi" w:cstheme="minorHAnsi"/>
          <w:sz w:val="22"/>
        </w:rPr>
        <w:t xml:space="preserve"> The authors appreciate the reviewer’s suggestion and agree that the manuscript can be improved by </w:t>
      </w:r>
      <w:ins w:id="875" w:author="Paperpal" w:date="2022-01-01T00:30:51Z">
        <w:r w:rsidRPr="007D2AC2">
          <w:rPr>
            <w:rFonts w:asciiTheme="minorHAnsi" w:hAnsiTheme="minorHAnsi" w:cstheme="minorHAnsi"/>
            <w:sz w:val="22"/>
          </w:rPr>
          <w:t>adding</w:t>
        </w:r>
      </w:ins>
      <w:del w:id="876" w:author="Paperpal" w:date="2022-01-01T00:30:51Z">
        <w:r w:rsidRPr="007D2AC2">
          <w:rPr>
            <w:rFonts w:asciiTheme="minorHAnsi" w:hAnsiTheme="minorHAnsi" w:cstheme="minorHAnsi"/>
            <w:sz w:val="22"/>
          </w:rPr>
          <w:delText>the addition of</w:delText>
        </w:r>
      </w:del>
      <w:r w:rsidRPr="007D2AC2">
        <w:rPr>
          <w:rFonts w:asciiTheme="minorHAnsi" w:hAnsiTheme="minorHAnsi" w:cstheme="minorHAnsi"/>
          <w:sz w:val="22"/>
        </w:rPr>
        <w:t xml:space="preserve"> a detailed study into the resolution limitations of the proposed algorithm with increasingly irregular arrays. The authors have modified the manuscript to include an investigation of the impact of the distance between the samples, </w:t>
      </w:r>
      <m:oMath>
        <m:sSub>
          <m:sSubPr>
            <m:ctrlPr>
              <w:rPr>
                <w:rFonts w:ascii="Cambria Math" w:hAnsi="Cambria Math" w:cstheme="minorHAnsi"/>
                <w:i/>
                <w:sz w:val="22"/>
              </w:rPr>
            </m:ctrlPr>
          </m:sSubPr>
          <m:e>
            <m:r>
              <w:rPr>
                <w:rFonts w:ascii="Cambria Math" w:hAnsi="Cambria Math" w:cstheme="minorHAnsi"/>
                <w:sz w:val="22"/>
              </w:rPr>
              <m:t>z</m:t>
            </m:r>
          </m:e>
          <m:sub>
            <m:r>
              <m:rPr>
                <m:scr m:val="script"/>
              </m:rPr>
              <w:rPr>
                <w:rFonts w:ascii="Cambria Math" w:hAnsi="Cambria Math" w:cstheme="minorHAnsi"/>
                <w:sz w:val="22"/>
              </w:rPr>
              <m:t>l</m:t>
            </m:r>
          </m:sub>
        </m:sSub>
      </m:oMath>
      <w:r w:rsidRPr="007D2AC2">
        <w:rPr>
          <w:rFonts w:asciiTheme="minorHAnsi" w:hAnsiTheme="minorHAnsi" w:cstheme="minorHAnsi"/>
          <w:sz w:val="22"/>
        </w:rPr>
        <w:t xml:space="preserve">, and the </w:t>
      </w:r>
      <m:oMath>
        <m:sSub>
          <m:sSubPr>
            <m:ctrlPr>
              <w:rPr>
                <w:rFonts w:ascii="Cambria Math" w:hAnsi="Cambria Math" w:cstheme="minorHAnsi"/>
                <w:i/>
                <w:sz w:val="22"/>
              </w:rPr>
            </m:ctrlPr>
          </m:sSubPr>
          <m:e>
            <m:r>
              <w:rPr>
                <w:rFonts w:ascii="Cambria Math" w:hAnsi="Cambria Math" w:cstheme="minorHAnsi"/>
                <w:sz w:val="22"/>
              </w:rPr>
              <m:t>Z</m:t>
            </m:r>
          </m:e>
          <m:sub>
            <m:r>
              <w:rPr>
                <w:rFonts w:ascii="Cambria Math" w:hAnsi="Cambria Math" w:cstheme="minorHAnsi"/>
                <w:sz w:val="22"/>
              </w:rPr>
              <m:t>0</m:t>
            </m:r>
          </m:sub>
        </m:sSub>
      </m:oMath>
      <w:r w:rsidRPr="007D2AC2">
        <w:rPr>
          <w:rFonts w:asciiTheme="minorHAnsi" w:hAnsiTheme="minorHAnsi" w:cstheme="minorHAnsi"/>
          <w:sz w:val="22"/>
        </w:rPr>
        <w:t xml:space="preserve"> plane on </w:t>
      </w:r>
      <w:ins w:id="877"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image resolution. Section V-A and Fig. 5 provide the results and discussion of the resolution of the proposed algorithm as the array is degraded by perturbations and </w:t>
      </w:r>
      <w:ins w:id="878" w:author="Paperpal" w:date="2022-01-01T00:30:51Z">
        <w:r w:rsidRPr="007D2AC2">
          <w:rPr>
            <w:rFonts w:asciiTheme="minorHAnsi" w:hAnsiTheme="minorHAnsi" w:cstheme="minorHAnsi"/>
            <w:sz w:val="22"/>
          </w:rPr>
          <w:t>becomes</w:t>
        </w:r>
      </w:ins>
      <w:del w:id="879" w:author="Paperpal" w:date="2022-01-01T00:30:51Z">
        <w:r w:rsidRPr="007D2AC2">
          <w:rPr>
            <w:rFonts w:asciiTheme="minorHAnsi" w:hAnsiTheme="minorHAnsi" w:cstheme="minorHAnsi"/>
            <w:sz w:val="22"/>
          </w:rPr>
          <w:delText>is</w:delText>
        </w:r>
      </w:del>
      <w:r w:rsidRPr="007D2AC2">
        <w:rPr>
          <w:rFonts w:asciiTheme="minorHAnsi" w:hAnsiTheme="minorHAnsi" w:cstheme="minorHAnsi"/>
          <w:sz w:val="22"/>
        </w:rPr>
        <w:t xml:space="preserve"> increasingly </w:t>
      </w:r>
      <w:ins w:id="880" w:author="Paperpal" w:date="2022-01-01T00:30:51Z">
        <w:r w:rsidRPr="007D2AC2">
          <w:rPr>
            <w:rFonts w:asciiTheme="minorHAnsi" w:hAnsiTheme="minorHAnsi" w:cstheme="minorHAnsi"/>
            <w:sz w:val="22"/>
          </w:rPr>
          <w:t>nonlinear</w:t>
        </w:r>
      </w:ins>
      <w:del w:id="881" w:author="Paperpal" w:date="2022-01-01T00:30:51Z">
        <w:r w:rsidRPr="007D2AC2">
          <w:rPr>
            <w:rFonts w:asciiTheme="minorHAnsi" w:hAnsiTheme="minorHAnsi" w:cstheme="minorHAnsi"/>
            <w:sz w:val="22"/>
          </w:rPr>
          <w:delText>non-linear</w:delText>
        </w:r>
      </w:del>
      <w:r w:rsidRPr="007D2AC2">
        <w:rPr>
          <w:rFonts w:asciiTheme="minorHAnsi" w:hAnsiTheme="minorHAnsi" w:cstheme="minorHAnsi"/>
          <w:sz w:val="22"/>
        </w:rPr>
        <w:t xml:space="preserve"> or non-planar. The proposed algorithm achieves nearly identical main-lobe resolution at the cost of increased sidelobes as the array geometry </w:t>
      </w:r>
      <w:ins w:id="882" w:author="Paperpal" w:date="2022-01-01T00:30:51Z">
        <w:r w:rsidRPr="007D2AC2">
          <w:rPr>
            <w:rFonts w:asciiTheme="minorHAnsi" w:hAnsiTheme="minorHAnsi" w:cstheme="minorHAnsi"/>
            <w:sz w:val="22"/>
          </w:rPr>
          <w:t>becomes</w:t>
        </w:r>
      </w:ins>
      <w:del w:id="883" w:author="Paperpal" w:date="2022-01-01T00:30:51Z">
        <w:r w:rsidRPr="007D2AC2">
          <w:rPr>
            <w:rFonts w:asciiTheme="minorHAnsi" w:hAnsiTheme="minorHAnsi" w:cstheme="minorHAnsi"/>
            <w:sz w:val="22"/>
          </w:rPr>
          <w:delText>is</w:delText>
        </w:r>
      </w:del>
      <w:r w:rsidRPr="007D2AC2">
        <w:rPr>
          <w:rFonts w:asciiTheme="minorHAnsi" w:hAnsiTheme="minorHAnsi" w:cstheme="minorHAnsi"/>
          <w:sz w:val="22"/>
        </w:rPr>
        <w:t xml:space="preserve"> increasingly non-ideal. </w:t>
      </w:r>
    </w:p>
    <w:p w:rsidR="001C4A03" w:rsidRPr="007D2AC2" w:rsidP="001C4A03" w14:paraId="19287384" w14:textId="77777777">
      <w:pPr>
        <w:rPr>
          <w:rFonts w:asciiTheme="minorHAnsi" w:hAnsiTheme="minorHAnsi" w:cstheme="minorHAnsi"/>
          <w:sz w:val="22"/>
        </w:rPr>
      </w:pPr>
      <w:r w:rsidRPr="007D2AC2">
        <w:rPr>
          <w:rFonts w:asciiTheme="minorHAnsi" w:hAnsiTheme="minorHAnsi" w:cstheme="minorHAnsi"/>
          <w:b/>
          <w:sz w:val="22"/>
        </w:rPr>
        <w:t xml:space="preserve">Author action: </w:t>
      </w:r>
      <w:r w:rsidRPr="007D2AC2">
        <w:rPr>
          <w:rFonts w:asciiTheme="minorHAnsi" w:hAnsiTheme="minorHAnsi" w:cstheme="minorHAnsi"/>
          <w:sz w:val="22"/>
        </w:rPr>
        <w:t xml:space="preserve">We updated the manuscript by adding a paragraph to Section V-A and </w:t>
      </w:r>
      <w:ins w:id="88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a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figure detailing a study of the spatial resolution of our algorithm compared to the resolution of </w:t>
      </w:r>
      <w:del w:id="885" w:author="Paperpal" w:date="2022-01-01T00:30:51Z">
        <w:r w:rsidRPr="007D2AC2">
          <w:rPr>
            <w:rFonts w:asciiTheme="minorHAnsi" w:hAnsiTheme="minorHAnsi" w:cstheme="minorHAnsi"/>
            <w:sz w:val="22"/>
          </w:rPr>
          <w:delText xml:space="preserve">the </w:delText>
        </w:r>
      </w:del>
      <w:r w:rsidRPr="007D2AC2">
        <w:rPr>
          <w:rFonts w:asciiTheme="minorHAnsi" w:hAnsiTheme="minorHAnsi" w:cstheme="minorHAnsi"/>
          <w:sz w:val="22"/>
        </w:rPr>
        <w:t xml:space="preserve">planar RMA in an ideal planar scanning scenario. Fig. 5 shows the range and cross-range point spread function (PSF) using the proposed algorithm with various irregular arrays of increasing </w:t>
      </w:r>
      <m:oMath>
        <m:sSubSup>
          <m:sSubSupPr>
            <m:ctrlPr>
              <w:rPr>
                <w:rFonts w:ascii="Cambria Math" w:hAnsi="Cambria Math" w:cstheme="minorHAnsi"/>
                <w:i/>
                <w:sz w:val="22"/>
              </w:rPr>
            </m:ctrlPr>
          </m:sSubSupPr>
          <m:e>
            <m:ctrlPr>
              <w:rPr>
                <w:rFonts w:ascii="Cambria Math" w:hAnsi="Cambria Math" w:cstheme="minorHAnsi"/>
                <w:sz w:val="22"/>
              </w:rPr>
            </m:ctrlPr>
            <m:r>
              <m:rPr>
                <m:sty m:val="p"/>
              </m:rPr>
              <w:rPr>
                <w:rFonts w:ascii="Cambria Math" w:hAnsi="Cambria Math" w:cstheme="minorHAnsi"/>
                <w:sz w:val="22"/>
              </w:rPr>
              <m:t>Δ</m:t>
            </m:r>
          </m:e>
          <m:sub>
            <m:r>
              <w:rPr>
                <w:rFonts w:ascii="Cambria Math" w:hAnsi="Cambria Math" w:cstheme="minorHAnsi"/>
                <w:sz w:val="22"/>
              </w:rPr>
              <m:t>z</m:t>
            </m:r>
          </m:sub>
          <m:sup>
            <m:r>
              <m:rPr>
                <m:sty m:val="p"/>
              </m:rPr>
              <w:rPr>
                <w:rFonts w:ascii="Cambria Math" w:hAnsi="Cambria Math" w:cstheme="minorHAnsi"/>
                <w:sz w:val="22"/>
              </w:rPr>
              <m:t>max</m:t>
            </m:r>
          </m:sup>
        </m:sSubSup>
        <m:r>
          <w:rPr>
            <w:rFonts w:ascii="Cambria Math" w:hAnsi="Cambria Math" w:cstheme="minorHAnsi"/>
            <w:sz w:val="22"/>
          </w:rPr>
          <m:t>≜</m:t>
        </m:r>
        <m:func>
          <m:funcPr>
            <m:ctrlPr>
              <w:rPr>
                <w:rFonts w:ascii="Cambria Math" w:hAnsi="Cambria Math" w:cstheme="minorHAnsi"/>
                <w:i/>
                <w:sz w:val="22"/>
              </w:rPr>
            </m:ctrlPr>
          </m:funcPr>
          <m:fName>
            <m:r>
              <m:rPr>
                <m:sty m:val="p"/>
              </m:rPr>
              <w:rPr>
                <w:rFonts w:ascii="Cambria Math" w:hAnsi="Cambria Math" w:cstheme="minorHAnsi"/>
                <w:sz w:val="22"/>
              </w:rPr>
              <m:t>max</m:t>
            </m:r>
          </m:fName>
          <m:e>
            <m:sSubSup>
              <m:sSubSupPr>
                <m:ctrlPr>
                  <w:rPr>
                    <w:rFonts w:ascii="Cambria Math" w:hAnsi="Cambria Math" w:cstheme="minorHAnsi"/>
                    <w:i/>
                    <w:sz w:val="22"/>
                  </w:rPr>
                </m:ctrlPr>
              </m:sSubSupPr>
              <m:e>
                <m:r>
                  <w:rPr>
                    <w:rFonts w:ascii="Cambria Math" w:hAnsi="Cambria Math" w:cstheme="minorHAnsi"/>
                    <w:sz w:val="22"/>
                  </w:rPr>
                  <m:t>|d</m:t>
                </m:r>
              </m:e>
              <m:sub>
                <m:r>
                  <m:rPr>
                    <m:scr m:val="script"/>
                  </m:rPr>
                  <w:rPr>
                    <w:rFonts w:ascii="Cambria Math" w:hAnsi="Cambria Math" w:cstheme="minorHAnsi"/>
                    <w:sz w:val="22"/>
                  </w:rPr>
                  <m:t>l</m:t>
                </m:r>
              </m:sub>
              <m:sup>
                <m:r>
                  <w:rPr>
                    <w:rFonts w:ascii="Cambria Math" w:hAnsi="Cambria Math" w:cstheme="minorHAnsi"/>
                    <w:sz w:val="22"/>
                  </w:rPr>
                  <m:t>z</m:t>
                </m:r>
              </m:sup>
            </m:sSubSup>
            <m:r>
              <w:rPr>
                <w:rFonts w:ascii="Cambria Math" w:hAnsi="Cambria Math" w:cstheme="minorHAnsi"/>
                <w:sz w:val="22"/>
              </w:rPr>
              <m:t>|</m:t>
            </m:r>
          </m:e>
        </m:func>
      </m:oMath>
      <w:r w:rsidRPr="007D2AC2">
        <w:rPr>
          <w:rFonts w:asciiTheme="minorHAnsi" w:hAnsiTheme="minorHAnsi" w:cstheme="minorHAnsi"/>
          <w:sz w:val="22"/>
        </w:rPr>
        <w:t xml:space="preserve">, the maximum value of </w:t>
      </w:r>
      <m:oMath>
        <m:sSubSup>
          <m:sSubSupPr>
            <m:ctrlPr>
              <w:rPr>
                <w:rFonts w:ascii="Cambria Math" w:hAnsi="Cambria Math" w:cstheme="minorHAnsi"/>
                <w:i/>
                <w:sz w:val="22"/>
              </w:rPr>
            </m:ctrlPr>
          </m:sSubSupPr>
          <m:e>
            <m:r>
              <w:rPr>
                <w:rFonts w:ascii="Cambria Math" w:hAnsi="Cambria Math" w:cstheme="minorHAnsi"/>
                <w:sz w:val="22"/>
              </w:rPr>
              <m:t>d</m:t>
            </m:r>
          </m:e>
          <m:sub>
            <m:r>
              <m:rPr>
                <m:scr m:val="script"/>
              </m:rPr>
              <w:rPr>
                <w:rFonts w:ascii="Cambria Math" w:hAnsi="Cambria Math" w:cstheme="minorHAnsi"/>
                <w:sz w:val="22"/>
              </w:rPr>
              <m:t>l</m:t>
            </m:r>
          </m:sub>
          <m:sup>
            <m:r>
              <w:rPr>
                <w:rFonts w:ascii="Cambria Math" w:hAnsi="Cambria Math" w:cstheme="minorHAnsi"/>
                <w:sz w:val="22"/>
              </w:rPr>
              <m:t>z</m:t>
            </m:r>
          </m:sup>
        </m:sSubSup>
      </m:oMath>
      <w:r w:rsidRPr="007D2AC2">
        <w:rPr>
          <w:rFonts w:asciiTheme="minorHAnsi" w:hAnsiTheme="minorHAnsi" w:cstheme="minorHAnsi"/>
          <w:sz w:val="22"/>
        </w:rPr>
        <w:t xml:space="preserve">, the distance between the samples and the reference plane </w:t>
      </w:r>
      <m:oMath>
        <m:sSub>
          <m:sSubPr>
            <m:ctrlPr>
              <w:rPr>
                <w:rFonts w:ascii="Cambria Math" w:hAnsi="Cambria Math" w:cstheme="minorHAnsi"/>
                <w:i/>
                <w:sz w:val="22"/>
              </w:rPr>
            </m:ctrlPr>
          </m:sSubPr>
          <m:e>
            <m:r>
              <w:rPr>
                <w:rFonts w:ascii="Cambria Math" w:hAnsi="Cambria Math" w:cstheme="minorHAnsi"/>
                <w:sz w:val="22"/>
              </w:rPr>
              <m:t>Z</m:t>
            </m:r>
          </m:e>
          <m:sub>
            <m:r>
              <w:rPr>
                <w:rFonts w:ascii="Cambria Math" w:hAnsi="Cambria Math" w:cstheme="minorHAnsi"/>
                <w:sz w:val="22"/>
              </w:rPr>
              <m:t>0</m:t>
            </m:r>
          </m:sub>
        </m:sSub>
      </m:oMath>
      <w:r w:rsidRPr="007D2AC2">
        <w:rPr>
          <w:rFonts w:asciiTheme="minorHAnsi" w:hAnsiTheme="minorHAnsi" w:cstheme="minorHAnsi"/>
          <w:sz w:val="22"/>
        </w:rPr>
        <w:t xml:space="preserve">. The PSF results demonstrate the focusing performance of the proposed algorithm compared to the traditional RMA and the </w:t>
      </w:r>
      <w:ins w:id="886" w:author="Paperpal" w:date="2022-01-01T00:30:51Z">
        <w:r w:rsidRPr="007D2AC2">
          <w:rPr>
            <w:rFonts w:asciiTheme="minorHAnsi" w:hAnsiTheme="minorHAnsi" w:cstheme="minorHAnsi"/>
            <w:sz w:val="22"/>
          </w:rPr>
          <w:t>main-lobe</w:t>
        </w:r>
      </w:ins>
      <w:del w:id="887" w:author="Paperpal" w:date="2022-01-01T00:30:51Z">
        <w:r w:rsidRPr="007D2AC2">
          <w:rPr>
            <w:rFonts w:asciiTheme="minorHAnsi" w:hAnsiTheme="minorHAnsi" w:cstheme="minorHAnsi"/>
            <w:sz w:val="22"/>
          </w:rPr>
          <w:delText>main lobe</w:delText>
        </w:r>
      </w:del>
      <w:r w:rsidRPr="007D2AC2">
        <w:rPr>
          <w:rFonts w:asciiTheme="minorHAnsi" w:hAnsiTheme="minorHAnsi" w:cstheme="minorHAnsi"/>
          <w:sz w:val="22"/>
        </w:rPr>
        <w:t xml:space="preserve"> beamwidth as </w:t>
      </w:r>
      <m:oMath>
        <m:sSubSup>
          <m:sSubSupPr>
            <m:ctrlPr>
              <w:rPr>
                <w:rFonts w:ascii="Cambria Math" w:hAnsi="Cambria Math" w:cstheme="minorHAnsi"/>
                <w:i/>
                <w:sz w:val="22"/>
              </w:rPr>
            </m:ctrlPr>
          </m:sSubSupPr>
          <m:e>
            <m:ctrlPr>
              <w:rPr>
                <w:rFonts w:ascii="Cambria Math" w:hAnsi="Cambria Math" w:cstheme="minorHAnsi"/>
                <w:sz w:val="22"/>
              </w:rPr>
            </m:ctrlPr>
            <m:r>
              <m:rPr>
                <m:sty m:val="p"/>
              </m:rPr>
              <w:rPr>
                <w:rFonts w:ascii="Cambria Math" w:hAnsi="Cambria Math" w:cstheme="minorHAnsi"/>
                <w:sz w:val="22"/>
              </w:rPr>
              <m:t>Δ</m:t>
            </m:r>
          </m:e>
          <m:sub>
            <m:r>
              <w:rPr>
                <w:rFonts w:ascii="Cambria Math" w:hAnsi="Cambria Math" w:cstheme="minorHAnsi"/>
                <w:sz w:val="22"/>
              </w:rPr>
              <m:t>z</m:t>
            </m:r>
          </m:sub>
          <m:sup>
            <m:r>
              <m:rPr>
                <m:sty m:val="p"/>
              </m:rPr>
              <w:rPr>
                <w:rFonts w:ascii="Cambria Math" w:hAnsi="Cambria Math" w:cstheme="minorHAnsi"/>
                <w:sz w:val="22"/>
              </w:rPr>
              <m:t>max</m:t>
            </m:r>
          </m:sup>
        </m:sSubSup>
      </m:oMath>
      <w:r w:rsidRPr="007D2AC2">
        <w:rPr>
          <w:rFonts w:asciiTheme="minorHAnsi" w:hAnsiTheme="minorHAnsi" w:cstheme="minorHAnsi"/>
          <w:sz w:val="22"/>
        </w:rPr>
        <w:t xml:space="preserve"> increases, or the samples are taken farther from the reference plane. The system designed and implemented in [7] for freehand smartphone imaging assumes deviations </w:t>
      </w:r>
      <w:ins w:id="888" w:author="Paperpal" w:date="2022-01-01T00:30:51Z">
        <w:r w:rsidRPr="007D2AC2">
          <w:rPr>
            <w:rFonts w:asciiTheme="minorHAnsi" w:hAnsiTheme="minorHAnsi" w:cstheme="minorHAnsi"/>
            <w:sz w:val="22"/>
          </w:rPr>
          <w:t>of</w:t>
        </w:r>
      </w:ins>
      <w:del w:id="889" w:author="Paperpal" w:date="2022-01-01T00:30:51Z">
        <w:r w:rsidRPr="007D2AC2">
          <w:rPr>
            <w:rFonts w:asciiTheme="minorHAnsi" w:hAnsiTheme="minorHAnsi" w:cstheme="minorHAnsi"/>
            <w:sz w:val="22"/>
          </w:rPr>
          <w:delText>on</w:delText>
        </w:r>
      </w:del>
      <w:r w:rsidRPr="007D2AC2">
        <w:rPr>
          <w:rFonts w:asciiTheme="minorHAnsi" w:hAnsiTheme="minorHAnsi" w:cstheme="minorHAnsi"/>
          <w:sz w:val="22"/>
        </w:rPr>
        <w:t xml:space="preserve"> the order of 1 cm</w:t>
      </w:r>
      <w:ins w:id="890"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and our algorithm achieves </w:t>
      </w:r>
      <w:ins w:id="891"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a </w:t>
        </w:r>
      </w:ins>
      <w:ins w:id="892" w:author="Paperpal" w:date="2022-01-01T00:30:51Z">
        <w:r w:rsidRPr="007D2AC2">
          <w:rPr>
            <w:rFonts w:asciiTheme="minorHAnsi" w:hAnsiTheme="minorHAnsi" w:cstheme="minorHAnsi"/>
            <w:sz w:val="22"/>
          </w:rPr>
          <w:t>resolution comparable</w:t>
        </w:r>
      </w:ins>
      <w:del w:id="893" w:author="Paperpal" w:date="2022-01-01T00:30:51Z">
        <w:r w:rsidRPr="007D2AC2">
          <w:rPr>
            <w:rFonts w:asciiTheme="minorHAnsi" w:hAnsiTheme="minorHAnsi" w:cstheme="minorHAnsi"/>
            <w:sz w:val="22"/>
          </w:rPr>
          <w:delText>comparable resolution</w:delText>
        </w:r>
      </w:del>
      <w:r w:rsidRPr="007D2AC2">
        <w:rPr>
          <w:rFonts w:asciiTheme="minorHAnsi" w:hAnsiTheme="minorHAnsi" w:cstheme="minorHAnsi"/>
          <w:sz w:val="22"/>
        </w:rPr>
        <w:t xml:space="preserve"> to </w:t>
      </w:r>
      <w:ins w:id="89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that of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the ideal planar case with much larger values of </w:t>
      </w:r>
      <m:oMath>
        <m:sSubSup>
          <m:sSubSupPr>
            <m:ctrlPr>
              <w:rPr>
                <w:rFonts w:ascii="Cambria Math" w:hAnsi="Cambria Math" w:cstheme="minorHAnsi"/>
                <w:i/>
                <w:sz w:val="22"/>
              </w:rPr>
            </m:ctrlPr>
          </m:sSubSupPr>
          <m:e>
            <m:ctrlPr>
              <w:rPr>
                <w:rFonts w:ascii="Cambria Math" w:hAnsi="Cambria Math" w:cstheme="minorHAnsi"/>
                <w:sz w:val="22"/>
              </w:rPr>
            </m:ctrlPr>
            <m:r>
              <m:rPr>
                <m:sty m:val="p"/>
              </m:rPr>
              <w:rPr>
                <w:rFonts w:ascii="Cambria Math" w:hAnsi="Cambria Math" w:cstheme="minorHAnsi"/>
                <w:sz w:val="22"/>
              </w:rPr>
              <m:t>Δ</m:t>
            </m:r>
          </m:e>
          <m:sub>
            <m:r>
              <w:rPr>
                <w:rFonts w:ascii="Cambria Math" w:hAnsi="Cambria Math" w:cstheme="minorHAnsi"/>
                <w:sz w:val="22"/>
              </w:rPr>
              <m:t>z</m:t>
            </m:r>
          </m:sub>
          <m:sup>
            <m:r>
              <m:rPr>
                <m:sty m:val="p"/>
              </m:rPr>
              <w:rPr>
                <w:rFonts w:ascii="Cambria Math" w:hAnsi="Cambria Math" w:cstheme="minorHAnsi"/>
                <w:sz w:val="22"/>
              </w:rPr>
              <m:t>max</m:t>
            </m:r>
          </m:sup>
        </m:sSubSup>
      </m:oMath>
      <w:r w:rsidRPr="007D2AC2">
        <w:rPr>
          <w:rFonts w:asciiTheme="minorHAnsi" w:hAnsiTheme="minorHAnsi" w:cstheme="minorHAnsi"/>
          <w:sz w:val="22"/>
        </w:rPr>
        <w:t xml:space="preserve">. The results in Fig. 5 provide further </w:t>
      </w:r>
      <w:ins w:id="895" w:author="Paperpal" w:date="2022-01-01T00:30:51Z">
        <w:r w:rsidRPr="007D2AC2">
          <w:rPr>
            <w:rFonts w:asciiTheme="minorHAnsi" w:hAnsiTheme="minorHAnsi" w:cstheme="minorHAnsi"/>
            <w:sz w:val="22"/>
          </w:rPr>
          <w:t>insights</w:t>
        </w:r>
      </w:ins>
      <w:del w:id="896" w:author="Paperpal" w:date="2022-01-01T00:30:51Z">
        <w:r w:rsidRPr="007D2AC2">
          <w:rPr>
            <w:rFonts w:asciiTheme="minorHAnsi" w:hAnsiTheme="minorHAnsi" w:cstheme="minorHAnsi"/>
            <w:sz w:val="22"/>
          </w:rPr>
          <w:delText>insight</w:delText>
        </w:r>
      </w:del>
      <w:r w:rsidRPr="007D2AC2">
        <w:rPr>
          <w:rFonts w:asciiTheme="minorHAnsi" w:hAnsiTheme="minorHAnsi" w:cstheme="minorHAnsi"/>
          <w:sz w:val="22"/>
        </w:rPr>
        <w:t xml:space="preserve"> </w:t>
      </w:r>
      <w:del w:id="897" w:author="Paperpal" w:date="2022-01-01T00:30:51Z">
        <w:r w:rsidRPr="007D2AC2">
          <w:rPr>
            <w:rFonts w:asciiTheme="minorHAnsi" w:hAnsiTheme="minorHAnsi" w:cstheme="minorHAnsi"/>
            <w:sz w:val="22"/>
          </w:rPr>
          <w:delText xml:space="preserve">to the reader </w:delText>
        </w:r>
      </w:del>
      <w:r w:rsidRPr="007D2AC2">
        <w:rPr>
          <w:rFonts w:asciiTheme="minorHAnsi" w:hAnsiTheme="minorHAnsi" w:cstheme="minorHAnsi"/>
          <w:sz w:val="22"/>
        </w:rPr>
        <w:t xml:space="preserve">into the efficacy and limitations of the proposed </w:t>
      </w:r>
      <w:r w:rsidRPr="007D2AC2">
        <w:rPr>
          <w:rFonts w:asciiTheme="minorHAnsi" w:hAnsiTheme="minorHAnsi" w:cstheme="minorHAnsi"/>
          <w:sz w:val="22"/>
        </w:rPr>
        <w:t xml:space="preserve">algorithm. Further </w:t>
      </w:r>
      <w:ins w:id="898" w:author="Paperpal" w:date="2022-01-01T00:30:51Z">
        <w:r w:rsidRPr="007D2AC2">
          <w:rPr>
            <w:rFonts w:asciiTheme="minorHAnsi" w:hAnsiTheme="minorHAnsi" w:cstheme="minorHAnsi"/>
            <w:sz w:val="22"/>
          </w:rPr>
          <w:t>details</w:t>
        </w:r>
      </w:ins>
      <w:del w:id="899" w:author="Paperpal" w:date="2022-01-01T00:30:51Z">
        <w:r w:rsidRPr="007D2AC2">
          <w:rPr>
            <w:rFonts w:asciiTheme="minorHAnsi" w:hAnsiTheme="minorHAnsi" w:cstheme="minorHAnsi"/>
            <w:sz w:val="22"/>
          </w:rPr>
          <w:delText>detail</w:delText>
        </w:r>
      </w:del>
      <w:r w:rsidRPr="007D2AC2">
        <w:rPr>
          <w:rFonts w:asciiTheme="minorHAnsi" w:hAnsiTheme="minorHAnsi" w:cstheme="minorHAnsi"/>
          <w:sz w:val="22"/>
        </w:rPr>
        <w:t xml:space="preserve"> and </w:t>
      </w:r>
      <w:ins w:id="900" w:author="Paperpal" w:date="2022-01-01T00:30:51Z">
        <w:r w:rsidRPr="007D2AC2">
          <w:rPr>
            <w:rFonts w:asciiTheme="minorHAnsi" w:hAnsiTheme="minorHAnsi" w:cstheme="minorHAnsi"/>
            <w:sz w:val="22"/>
          </w:rPr>
          <w:t>explanations</w:t>
        </w:r>
      </w:ins>
      <w:del w:id="901" w:author="Paperpal" w:date="2022-01-01T00:30:51Z">
        <w:r w:rsidRPr="007D2AC2">
          <w:rPr>
            <w:rFonts w:asciiTheme="minorHAnsi" w:hAnsiTheme="minorHAnsi" w:cstheme="minorHAnsi"/>
            <w:sz w:val="22"/>
          </w:rPr>
          <w:delText>explanation</w:delText>
        </w:r>
      </w:del>
      <w:r w:rsidRPr="007D2AC2">
        <w:rPr>
          <w:rFonts w:asciiTheme="minorHAnsi" w:hAnsiTheme="minorHAnsi" w:cstheme="minorHAnsi"/>
          <w:sz w:val="22"/>
        </w:rPr>
        <w:t xml:space="preserve"> are </w:t>
      </w:r>
      <w:ins w:id="902" w:author="Paperpal" w:date="2022-01-01T00:30:51Z">
        <w:r w:rsidRPr="007D2AC2">
          <w:rPr>
            <w:rFonts w:asciiTheme="minorHAnsi" w:hAnsiTheme="minorHAnsi" w:cstheme="minorHAnsi"/>
            <w:sz w:val="22"/>
          </w:rPr>
          <w:t>provided</w:t>
        </w:r>
      </w:ins>
      <w:del w:id="903" w:author="Paperpal" w:date="2022-01-01T00:30:51Z">
        <w:r w:rsidRPr="007D2AC2">
          <w:rPr>
            <w:rFonts w:asciiTheme="minorHAnsi" w:hAnsiTheme="minorHAnsi" w:cstheme="minorHAnsi"/>
            <w:sz w:val="22"/>
          </w:rPr>
          <w:delText>given</w:delText>
        </w:r>
      </w:del>
      <w:r w:rsidRPr="007D2AC2">
        <w:rPr>
          <w:rFonts w:asciiTheme="minorHAnsi" w:hAnsiTheme="minorHAnsi" w:cstheme="minorHAnsi"/>
          <w:sz w:val="22"/>
        </w:rPr>
        <w:t xml:space="preserve"> for Reviewer #1</w:t>
      </w:r>
      <w:ins w:id="904" w:author="Paperpal" w:date="2022-01-01T00:30:51Z">
        <w:r w:rsidRPr="007D2AC2">
          <w:rPr>
            <w:rFonts w:asciiTheme="minorHAnsi" w:hAnsiTheme="minorHAnsi" w:cstheme="minorHAnsi"/>
            <w:sz w:val="22"/>
          </w:rPr>
          <w:t xml:space="preserve"> and</w:t>
        </w:r>
      </w:ins>
      <w:del w:id="905"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 Concern #4.</w:t>
      </w:r>
    </w:p>
    <w:p w:rsidR="001C4A03" w:rsidRPr="007D2AC2" w:rsidP="001C4A03" w14:paraId="3FE448DF" w14:textId="77777777">
      <w:pPr>
        <w:rPr>
          <w:rFonts w:asciiTheme="minorHAnsi" w:hAnsiTheme="minorHAnsi" w:cstheme="minorHAnsi"/>
          <w:b/>
          <w:bCs/>
          <w:color w:val="008000"/>
          <w:sz w:val="22"/>
        </w:rPr>
      </w:pPr>
      <w:r>
        <w:rPr>
          <w:rFonts w:asciiTheme="minorHAnsi" w:hAnsiTheme="minorHAnsi" w:cstheme="minorHAnsi"/>
          <w:b/>
          <w:noProof/>
          <w:color w:val="000090"/>
          <w:sz w:val="22"/>
        </w:rPr>
        <w:pict>
          <v:shape id="_x0000_i1070" type="#_x0000_t75" alt="Default Line" style="width:481.55pt;height:1.55pt" o:hrpct="0" o:hr="t">
            <v:imagedata r:id="rId74" o:title="Default Line"/>
          </v:shape>
        </w:pict>
      </w:r>
    </w:p>
    <w:p w:rsidR="001C4A03" w:rsidRPr="007D2AC2" w:rsidP="001C4A03" w14:paraId="33CC7C83" w14:textId="77777777">
      <w:pPr>
        <w:rPr>
          <w:rFonts w:asciiTheme="minorHAnsi" w:hAnsiTheme="minorHAnsi" w:cstheme="minorHAnsi"/>
          <w:color w:val="008000"/>
          <w:sz w:val="22"/>
        </w:rPr>
      </w:pPr>
      <w:r w:rsidRPr="007D2AC2">
        <w:rPr>
          <w:rFonts w:asciiTheme="minorHAnsi" w:hAnsiTheme="minorHAnsi" w:cstheme="minorHAnsi"/>
          <w:b/>
          <w:bCs/>
          <w:color w:val="008000"/>
          <w:sz w:val="22"/>
        </w:rPr>
        <w:t>Reviewer #2, Concern #4:</w:t>
      </w:r>
      <w:r w:rsidRPr="007D2AC2">
        <w:rPr>
          <w:rFonts w:asciiTheme="minorHAnsi" w:hAnsiTheme="minorHAnsi" w:cstheme="minorHAnsi"/>
          <w:color w:val="008000"/>
          <w:sz w:val="22"/>
        </w:rPr>
        <w:t xml:space="preserve"> </w:t>
      </w:r>
      <w:r w:rsidRPr="007D2AC2">
        <w:rPr>
          <w:rFonts w:asciiTheme="minorHAnsi" w:hAnsiTheme="minorHAnsi" w:cstheme="minorHAnsi"/>
          <w:sz w:val="22"/>
        </w:rPr>
        <w:t>In column 1 of page 4</w:t>
      </w:r>
      <w:ins w:id="90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 it seems that “is” is missing after “instantaneous wavenumber”</w:t>
      </w:r>
      <w:del w:id="907" w:author="Paperpal" w:date="2022-01-01T00:30:51Z">
        <w:r w:rsidRPr="007D2AC2">
          <w:rPr>
            <w:rFonts w:asciiTheme="minorHAnsi" w:hAnsiTheme="minorHAnsi" w:cstheme="minorHAnsi"/>
            <w:sz w:val="22"/>
          </w:rPr>
          <w:delText>.</w:delText>
        </w:r>
      </w:del>
    </w:p>
    <w:p w:rsidR="001C4A03" w:rsidRPr="007D2AC2" w:rsidP="001C4A03" w14:paraId="46D17DD7" w14:textId="77777777">
      <w:pPr>
        <w:rPr>
          <w:rFonts w:asciiTheme="minorHAnsi" w:hAnsiTheme="minorHAnsi" w:cstheme="minorHAnsi"/>
          <w:sz w:val="22"/>
        </w:rPr>
      </w:pPr>
      <w:r w:rsidRPr="007D2AC2">
        <w:rPr>
          <w:rFonts w:asciiTheme="minorHAnsi" w:hAnsiTheme="minorHAnsi" w:cstheme="minorHAnsi"/>
          <w:b/>
          <w:sz w:val="22"/>
        </w:rPr>
        <w:t>Author response:</w:t>
      </w:r>
      <w:r w:rsidRPr="007D2AC2">
        <w:rPr>
          <w:rFonts w:asciiTheme="minorHAnsi" w:hAnsiTheme="minorHAnsi" w:cstheme="minorHAnsi"/>
          <w:sz w:val="22"/>
        </w:rPr>
        <w:t xml:space="preserve"> The authors appreciate the careful reading </w:t>
      </w:r>
      <w:ins w:id="908" w:author="Paperpal" w:date="2022-01-01T00:30:51Z">
        <w:r w:rsidRPr="007D2AC2">
          <w:rPr>
            <w:rFonts w:asciiTheme="minorHAnsi" w:hAnsiTheme="minorHAnsi" w:cstheme="minorHAnsi"/>
            <w:sz w:val="22"/>
          </w:rPr>
          <w:t>by</w:t>
        </w:r>
      </w:ins>
      <w:del w:id="909" w:author="Paperpal" w:date="2022-01-01T00:30:51Z">
        <w:r w:rsidRPr="007D2AC2">
          <w:rPr>
            <w:rFonts w:asciiTheme="minorHAnsi" w:hAnsiTheme="minorHAnsi" w:cstheme="minorHAnsi"/>
            <w:sz w:val="22"/>
          </w:rPr>
          <w:delText>of</w:delText>
        </w:r>
      </w:del>
      <w:r w:rsidRPr="007D2AC2">
        <w:rPr>
          <w:rFonts w:asciiTheme="minorHAnsi" w:hAnsiTheme="minorHAnsi" w:cstheme="minorHAnsi"/>
          <w:sz w:val="22"/>
        </w:rPr>
        <w:t xml:space="preserve"> the reviewer and concur that this portion of the manuscript must be improved. We </w:t>
      </w:r>
      <w:del w:id="910" w:author="Paperpal" w:date="2022-01-01T00:30:51Z">
        <w:r w:rsidRPr="007D2AC2">
          <w:rPr>
            <w:rFonts w:asciiTheme="minorHAnsi" w:hAnsiTheme="minorHAnsi" w:cstheme="minorHAnsi"/>
            <w:sz w:val="22"/>
          </w:rPr>
          <w:delText xml:space="preserve">have </w:delText>
        </w:r>
      </w:del>
      <w:r w:rsidRPr="007D2AC2">
        <w:rPr>
          <w:rFonts w:asciiTheme="minorHAnsi" w:hAnsiTheme="minorHAnsi" w:cstheme="minorHAnsi"/>
          <w:sz w:val="22"/>
        </w:rPr>
        <w:t xml:space="preserve">implemented the suggested </w:t>
      </w:r>
      <w:ins w:id="911" w:author="Paperpal" w:date="2022-01-01T00:30:51Z">
        <w:r w:rsidRPr="007D2AC2">
          <w:rPr>
            <w:rFonts w:asciiTheme="minorHAnsi" w:hAnsiTheme="minorHAnsi" w:cstheme="minorHAnsi"/>
            <w:sz w:val="22"/>
          </w:rPr>
          <w:t>changes</w:t>
        </w:r>
      </w:ins>
      <w:del w:id="912" w:author="Paperpal" w:date="2022-01-01T00:30:51Z">
        <w:r w:rsidRPr="007D2AC2">
          <w:rPr>
            <w:rFonts w:asciiTheme="minorHAnsi" w:hAnsiTheme="minorHAnsi" w:cstheme="minorHAnsi"/>
            <w:sz w:val="22"/>
          </w:rPr>
          <w:delText>change</w:delText>
        </w:r>
      </w:del>
      <w:r w:rsidRPr="007D2AC2">
        <w:rPr>
          <w:rFonts w:asciiTheme="minorHAnsi" w:hAnsiTheme="minorHAnsi" w:cstheme="minorHAnsi"/>
          <w:sz w:val="22"/>
        </w:rPr>
        <w:t xml:space="preserve"> in the </w:t>
      </w:r>
      <w:ins w:id="913" w:author="Paperpal" w:date="2022-01-01T00:30:51Z">
        <w:r w:rsidRPr="007D2AC2">
          <w:rPr>
            <w:rFonts w:asciiTheme="minorHAnsi" w:hAnsiTheme="minorHAnsi" w:cstheme="minorHAnsi"/>
            <w:sz w:val="22"/>
          </w:rPr>
          <w:t>revised</w:t>
        </w:r>
      </w:ins>
      <w:del w:id="914" w:author="Paperpal" w:date="2022-01-01T00:30:51Z">
        <w:r w:rsidRPr="007D2AC2">
          <w:rPr>
            <w:rFonts w:asciiTheme="minorHAnsi" w:hAnsiTheme="minorHAnsi" w:cstheme="minorHAnsi"/>
            <w:sz w:val="22"/>
          </w:rPr>
          <w:delText>updated</w:delText>
        </w:r>
      </w:del>
      <w:r w:rsidRPr="007D2AC2">
        <w:rPr>
          <w:rFonts w:asciiTheme="minorHAnsi" w:hAnsiTheme="minorHAnsi" w:cstheme="minorHAnsi"/>
          <w:sz w:val="22"/>
        </w:rPr>
        <w:t xml:space="preserve"> manuscript.</w:t>
      </w:r>
    </w:p>
    <w:p w:rsidR="001C4A03" w:rsidRPr="007D2AC2" w:rsidP="001C4A03" w14:paraId="6DD5692F" w14:textId="77777777">
      <w:pPr>
        <w:rPr>
          <w:rFonts w:asciiTheme="minorHAnsi" w:hAnsiTheme="minorHAnsi" w:cstheme="minorHAnsi"/>
          <w:sz w:val="22"/>
        </w:rPr>
      </w:pPr>
      <w:r w:rsidRPr="007D2AC2">
        <w:rPr>
          <w:rFonts w:asciiTheme="minorHAnsi" w:hAnsiTheme="minorHAnsi" w:cstheme="minorHAnsi"/>
          <w:b/>
          <w:sz w:val="22"/>
        </w:rPr>
        <w:t xml:space="preserve">Author action: </w:t>
      </w:r>
      <w:r w:rsidRPr="007D2AC2">
        <w:rPr>
          <w:rFonts w:asciiTheme="minorHAnsi" w:hAnsiTheme="minorHAnsi" w:cstheme="minorHAnsi"/>
          <w:sz w:val="22"/>
        </w:rPr>
        <w:t xml:space="preserve">We </w:t>
      </w:r>
      <w:ins w:id="91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have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updated the manuscript by incorporating the </w:t>
      </w:r>
      <w:ins w:id="916" w:author="Paperpal" w:date="2022-01-01T00:30:51Z">
        <w:r w:rsidRPr="007D2AC2">
          <w:rPr>
            <w:rFonts w:asciiTheme="minorHAnsi" w:hAnsiTheme="minorHAnsi" w:cstheme="minorHAnsi"/>
            <w:sz w:val="22"/>
          </w:rPr>
          <w:t>changes</w:t>
        </w:r>
      </w:ins>
      <w:del w:id="917" w:author="Paperpal" w:date="2022-01-01T00:30:51Z">
        <w:r w:rsidRPr="007D2AC2">
          <w:rPr>
            <w:rFonts w:asciiTheme="minorHAnsi" w:hAnsiTheme="minorHAnsi" w:cstheme="minorHAnsi"/>
            <w:sz w:val="22"/>
          </w:rPr>
          <w:delText>change</w:delText>
        </w:r>
      </w:del>
      <w:r w:rsidRPr="007D2AC2">
        <w:rPr>
          <w:rFonts w:asciiTheme="minorHAnsi" w:hAnsiTheme="minorHAnsi" w:cstheme="minorHAnsi"/>
          <w:sz w:val="22"/>
        </w:rPr>
        <w:t xml:space="preserve"> suggested by the reviewer in the following sentence: </w:t>
      </w:r>
    </w:p>
    <w:p w:rsidR="001C4A03" w:rsidRPr="007D2AC2" w:rsidP="001C4A03" w14:paraId="2F31263D" w14:textId="77777777">
      <w:pPr>
        <w:rPr>
          <w:rFonts w:asciiTheme="minorHAnsi" w:hAnsiTheme="minorHAnsi" w:cstheme="minorHAnsi"/>
          <w:sz w:val="22"/>
        </w:rPr>
      </w:pPr>
      <w:r w:rsidRPr="007D2AC2">
        <w:rPr>
          <w:rFonts w:asciiTheme="minorHAnsi" w:hAnsiTheme="minorHAnsi" w:cstheme="minorHAnsi"/>
          <w:sz w:val="22"/>
        </w:rPr>
        <w:tab/>
      </w:r>
      <w:del w:id="918" w:author="Paperpal" w:date="2022-01-01T00:30:51Z">
        <w:r w:rsidRPr="007D2AC2">
          <w:rPr>
            <w:rFonts w:asciiTheme="minorHAnsi" w:hAnsiTheme="minorHAnsi" w:cstheme="minorHAnsi"/>
            <w:sz w:val="22"/>
            <w:highlight w:val="yellow"/>
          </w:rPr>
          <w:delText xml:space="preserve">“. . . </w:delText>
        </w:r>
      </w:del>
      <w:r w:rsidRPr="007D2AC2">
        <w:rPr>
          <w:rFonts w:asciiTheme="minorHAnsi" w:hAnsiTheme="minorHAnsi" w:cstheme="minorHAnsi"/>
          <w:sz w:val="22"/>
          <w:highlight w:val="yellow"/>
        </w:rPr>
        <w:t xml:space="preserve">where </w:t>
      </w:r>
      <m:oMath>
        <m:r>
          <w:rPr>
            <w:rFonts w:ascii="Cambria Math" w:hAnsi="Cambria Math" w:cstheme="minorHAnsi"/>
            <w:sz w:val="22"/>
            <w:highlight w:val="yellow"/>
          </w:rPr>
          <m:t>k=2πf/c</m:t>
        </m:r>
      </m:oMath>
      <w:r w:rsidRPr="007D2AC2">
        <w:rPr>
          <w:rFonts w:asciiTheme="minorHAnsi" w:hAnsiTheme="minorHAnsi" w:cstheme="minorHAnsi"/>
          <w:sz w:val="22"/>
          <w:highlight w:val="yellow"/>
        </w:rPr>
        <w:t xml:space="preserve"> is the instantaneous wavenumber and </w:t>
      </w:r>
      <m:oMath>
        <m:r>
          <w:rPr>
            <w:rFonts w:ascii="Cambria Math" w:hAnsi="Cambria Math" w:cstheme="minorHAnsi"/>
            <w:sz w:val="22"/>
            <w:highlight w:val="yellow"/>
          </w:rPr>
          <m:t>P</m:t>
        </m:r>
        <m:d>
          <m:dPr>
            <m:ctrlPr>
              <w:rPr>
                <w:rFonts w:ascii="Cambria Math" w:hAnsi="Cambria Math" w:cstheme="minorHAnsi"/>
                <w:i/>
                <w:sz w:val="22"/>
                <w:highlight w:val="yellow"/>
              </w:rPr>
            </m:ctrlPr>
          </m:dPr>
          <m:e>
            <m:r>
              <w:rPr>
                <w:rFonts w:ascii="Cambria Math" w:hAnsi="Cambria Math" w:cstheme="minorHAnsi"/>
                <w:sz w:val="22"/>
                <w:highlight w:val="yellow"/>
              </w:rPr>
              <m:t>f</m:t>
            </m:r>
          </m:e>
        </m:d>
      </m:oMath>
      <w:r w:rsidRPr="007D2AC2">
        <w:rPr>
          <w:rFonts w:asciiTheme="minorHAnsi" w:hAnsiTheme="minorHAnsi" w:cstheme="minorHAnsi"/>
          <w:sz w:val="22"/>
          <w:highlight w:val="yellow"/>
        </w:rPr>
        <w:t xml:space="preserve"> is the Fourier transform of </w:t>
      </w:r>
      <m:oMath>
        <m:r>
          <w:rPr>
            <w:rFonts w:ascii="Cambria Math" w:hAnsi="Cambria Math" w:cstheme="minorHAnsi"/>
            <w:sz w:val="22"/>
            <w:highlight w:val="yellow"/>
          </w:rPr>
          <m:t>p(t)</m:t>
        </m:r>
      </m:oMath>
      <w:r w:rsidRPr="007D2AC2">
        <w:rPr>
          <w:rFonts w:asciiTheme="minorHAnsi" w:hAnsiTheme="minorHAnsi" w:cstheme="minorHAnsi"/>
          <w:sz w:val="22"/>
          <w:highlight w:val="yellow"/>
        </w:rPr>
        <w:t>.”</w:t>
      </w:r>
    </w:p>
    <w:p w:rsidR="001C4A03" w:rsidRPr="007D2AC2" w:rsidP="001C4A03" w14:paraId="0B94B6DF" w14:textId="77777777">
      <w:pPr>
        <w:rPr>
          <w:rFonts w:asciiTheme="minorHAnsi" w:hAnsiTheme="minorHAnsi" w:cstheme="minorHAnsi"/>
          <w:b/>
          <w:bCs/>
          <w:color w:val="008000"/>
          <w:sz w:val="22"/>
        </w:rPr>
      </w:pPr>
      <w:r>
        <w:rPr>
          <w:rFonts w:asciiTheme="minorHAnsi" w:hAnsiTheme="minorHAnsi" w:cstheme="minorHAnsi"/>
          <w:b/>
          <w:noProof/>
          <w:color w:val="000090"/>
          <w:sz w:val="22"/>
        </w:rPr>
        <w:pict>
          <v:shape id="_x0000_i1071" type="#_x0000_t75" alt="Default Line" style="width:481.55pt;height:1.55pt" o:hrpct="0" o:hr="t">
            <v:imagedata r:id="rId74" o:title="Default Line"/>
          </v:shape>
        </w:pict>
      </w:r>
    </w:p>
    <w:p w:rsidR="001C4A03" w:rsidRPr="007D2AC2" w:rsidP="001C4A03" w14:paraId="63385224" w14:textId="77777777">
      <w:pPr>
        <w:rPr>
          <w:rFonts w:asciiTheme="minorHAnsi" w:hAnsiTheme="minorHAnsi" w:cstheme="minorHAnsi"/>
          <w:color w:val="008000"/>
          <w:sz w:val="22"/>
        </w:rPr>
      </w:pPr>
      <w:r w:rsidRPr="007D2AC2">
        <w:rPr>
          <w:rFonts w:asciiTheme="minorHAnsi" w:hAnsiTheme="minorHAnsi" w:cstheme="minorHAnsi"/>
          <w:b/>
          <w:bCs/>
          <w:color w:val="008000"/>
          <w:sz w:val="22"/>
        </w:rPr>
        <w:t>Reviewer #2, Concern #5:</w:t>
      </w:r>
      <w:r w:rsidRPr="007D2AC2">
        <w:rPr>
          <w:rFonts w:asciiTheme="minorHAnsi" w:hAnsiTheme="minorHAnsi" w:cstheme="minorHAnsi"/>
          <w:color w:val="008000"/>
          <w:sz w:val="22"/>
        </w:rPr>
        <w:t xml:space="preserve"> </w:t>
      </w:r>
      <w:r w:rsidRPr="007D2AC2">
        <w:rPr>
          <w:rFonts w:asciiTheme="minorHAnsi" w:hAnsiTheme="minorHAnsi" w:cstheme="minorHAnsi"/>
          <w:sz w:val="22"/>
        </w:rPr>
        <w:t xml:space="preserve">Can you include a link to </w:t>
      </w:r>
      <w:ins w:id="919" w:author="Paperpal" w:date="2022-01-01T00:30:51Z">
        <w:r w:rsidRPr="007D2AC2">
          <w:rPr>
            <w:rFonts w:asciiTheme="minorHAnsi" w:hAnsiTheme="minorHAnsi" w:cstheme="minorHAnsi"/>
            <w:sz w:val="22"/>
          </w:rPr>
          <w:t>the</w:t>
        </w:r>
      </w:ins>
      <w:del w:id="920" w:author="Paperpal" w:date="2022-01-01T00:30:51Z">
        <w:r w:rsidRPr="007D2AC2">
          <w:rPr>
            <w:rFonts w:asciiTheme="minorHAnsi" w:hAnsiTheme="minorHAnsi" w:cstheme="minorHAnsi"/>
            <w:sz w:val="22"/>
          </w:rPr>
          <w:delText>a</w:delText>
        </w:r>
      </w:del>
      <w:r w:rsidRPr="007D2AC2">
        <w:rPr>
          <w:rFonts w:asciiTheme="minorHAnsi" w:hAnsiTheme="minorHAnsi" w:cstheme="minorHAnsi"/>
          <w:sz w:val="22"/>
        </w:rPr>
        <w:t xml:space="preserve"> preprint/pre-release of [22]?</w:t>
      </w:r>
    </w:p>
    <w:p w:rsidR="001C4A03" w:rsidRPr="007D2AC2" w:rsidP="001C4A03" w14:paraId="02B413B6" w14:textId="77777777">
      <w:pPr>
        <w:rPr>
          <w:rFonts w:asciiTheme="minorHAnsi" w:hAnsiTheme="minorHAnsi" w:cstheme="minorHAnsi"/>
          <w:sz w:val="22"/>
        </w:rPr>
      </w:pPr>
      <w:r w:rsidRPr="007D2AC2">
        <w:rPr>
          <w:rFonts w:asciiTheme="minorHAnsi" w:hAnsiTheme="minorHAnsi" w:cstheme="minorHAnsi"/>
          <w:b/>
          <w:sz w:val="22"/>
        </w:rPr>
        <w:t>Author response:</w:t>
      </w:r>
      <w:r w:rsidRPr="007D2AC2">
        <w:rPr>
          <w:rFonts w:asciiTheme="minorHAnsi" w:hAnsiTheme="minorHAnsi" w:cstheme="minorHAnsi"/>
          <w:sz w:val="22"/>
        </w:rPr>
        <w:t xml:space="preserve"> The authors will gladly share the preprint copy of the reference requested by the reviewer</w:t>
      </w:r>
      <w:del w:id="921" w:author="Paperpal" w:date="2022-01-01T00:30:51Z">
        <w:r w:rsidRPr="007D2AC2">
          <w:rPr>
            <w:rFonts w:asciiTheme="minorHAnsi" w:hAnsiTheme="minorHAnsi" w:cstheme="minorHAnsi"/>
            <w:sz w:val="22"/>
          </w:rPr>
          <w:delText>,</w:delText>
        </w:r>
      </w:del>
      <w:r w:rsidRPr="007D2AC2">
        <w:rPr>
          <w:rFonts w:asciiTheme="minorHAnsi" w:hAnsiTheme="minorHAnsi" w:cstheme="minorHAnsi"/>
          <w:sz w:val="22"/>
        </w:rPr>
        <w:t xml:space="preserve"> [22] in the previous manuscript and [24] in the updated manuscript. The preprint document is attached as “Supplemental Material not for Review and not for Publication” in the </w:t>
      </w:r>
      <w:ins w:id="922" w:author="Paperpal" w:date="2022-01-01T00:30:51Z">
        <w:r w:rsidRPr="007D2AC2">
          <w:rPr>
            <w:rFonts w:asciiTheme="minorHAnsi" w:hAnsiTheme="minorHAnsi" w:cstheme="minorHAnsi"/>
            <w:sz w:val="22"/>
          </w:rPr>
          <w:t>revised</w:t>
        </w:r>
      </w:ins>
      <w:del w:id="923" w:author="Paperpal" w:date="2022-01-01T00:30:51Z">
        <w:r w:rsidRPr="007D2AC2">
          <w:rPr>
            <w:rFonts w:asciiTheme="minorHAnsi" w:hAnsiTheme="minorHAnsi" w:cstheme="minorHAnsi"/>
            <w:sz w:val="22"/>
          </w:rPr>
          <w:delText>new</w:delText>
        </w:r>
      </w:del>
      <w:r w:rsidRPr="007D2AC2">
        <w:rPr>
          <w:rFonts w:asciiTheme="minorHAnsi" w:hAnsiTheme="minorHAnsi" w:cstheme="minorHAnsi"/>
          <w:sz w:val="22"/>
        </w:rPr>
        <w:t xml:space="preserve"> </w:t>
      </w:r>
      <w:ins w:id="924" w:author="Paperpal" w:date="2022-01-01T00:30:51Z">
        <w:r w:rsidRPr="007D2AC2">
          <w:rPr>
            <w:rFonts w:asciiTheme="minorHAnsi" w:hAnsiTheme="minorHAnsi" w:cstheme="minorHAnsi"/>
            <w:sz w:val="22"/>
          </w:rPr>
          <w:t>manuscript</w:t>
        </w:r>
      </w:ins>
      <w:del w:id="925" w:author="Paperpal" w:date="2022-01-01T00:30:51Z">
        <w:r w:rsidRPr="007D2AC2">
          <w:rPr>
            <w:rFonts w:asciiTheme="minorHAnsi" w:hAnsiTheme="minorHAnsi" w:cstheme="minorHAnsi"/>
            <w:sz w:val="22"/>
          </w:rPr>
          <w:delText>submission</w:delText>
        </w:r>
      </w:del>
      <w:r w:rsidRPr="007D2AC2">
        <w:rPr>
          <w:rFonts w:asciiTheme="minorHAnsi" w:hAnsiTheme="minorHAnsi" w:cstheme="minorHAnsi"/>
          <w:sz w:val="22"/>
        </w:rPr>
        <w:t>.</w:t>
      </w:r>
    </w:p>
    <w:p w:rsidR="001C4A03" w:rsidRPr="007D2AC2" w:rsidP="001C4A03" w14:paraId="5164DE6B" w14:textId="77777777">
      <w:pPr>
        <w:rPr>
          <w:rFonts w:asciiTheme="minorHAnsi" w:hAnsiTheme="minorHAnsi" w:cstheme="minorHAnsi"/>
          <w:sz w:val="22"/>
        </w:rPr>
      </w:pPr>
      <w:r w:rsidRPr="007D2AC2">
        <w:rPr>
          <w:rFonts w:asciiTheme="minorHAnsi" w:hAnsiTheme="minorHAnsi" w:cstheme="minorHAnsi"/>
          <w:b/>
          <w:sz w:val="22"/>
        </w:rPr>
        <w:t xml:space="preserve">Author action: </w:t>
      </w:r>
      <w:r w:rsidRPr="007D2AC2">
        <w:rPr>
          <w:rFonts w:asciiTheme="minorHAnsi" w:hAnsiTheme="minorHAnsi" w:cstheme="minorHAnsi"/>
          <w:sz w:val="22"/>
        </w:rPr>
        <w:t xml:space="preserve">We </w:t>
      </w:r>
      <w:ins w:id="92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 xml:space="preserve">have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2"/>
          <w:szCs w:val="22"/>
          <w:highlight w:val="none"/>
          <w:u w:val="none" w:color="auto"/>
          <w:effect w:val="none"/>
          <w:rtl w:val="0"/>
          <w:cs w:val="0"/>
          <w:lang w:val="en-US" w:eastAsia="en-US"/>
        </w:rPr>
        <w:t>included the requested preprint document as “Supplemental Material not for Review and not for Publication” in the new submission.</w:t>
      </w:r>
    </w:p>
    <w:p w:rsidR="001C4A03" w:rsidRPr="007D2AC2" w:rsidP="001C4A03" w14:paraId="25B59CA5" w14:textId="77777777">
      <w:pPr>
        <w:rPr>
          <w:rFonts w:asciiTheme="minorHAnsi" w:hAnsiTheme="minorHAnsi" w:cstheme="minorHAnsi"/>
          <w:b/>
          <w:bCs/>
          <w:color w:val="008000"/>
          <w:sz w:val="22"/>
        </w:rPr>
      </w:pPr>
      <w:r>
        <w:rPr>
          <w:rFonts w:asciiTheme="minorHAnsi" w:hAnsiTheme="minorHAnsi" w:cstheme="minorHAnsi"/>
          <w:b/>
          <w:noProof/>
          <w:color w:val="000090"/>
          <w:sz w:val="22"/>
        </w:rPr>
        <w:pict>
          <v:shape id="_x0000_i1072" type="#_x0000_t75" alt="Default Line" style="width:481.55pt;height:1.55pt" o:hrpct="0" o:hr="t">
            <v:imagedata r:id="rId74" o:title="Default Line"/>
          </v:shape>
        </w:pict>
      </w:r>
    </w:p>
    <w:p w:rsidR="00E26C0B" w14:paraId="35DCAC6F" w14:textId="77777777">
      <w:pPr>
        <w:spacing w:after="0" w:line="259" w:lineRule="auto"/>
        <w:ind w:left="4543" w:firstLine="0"/>
        <w:jc w:val="left"/>
      </w:pPr>
    </w:p>
    <w:p w:rsidR="009F1883" w14:paraId="3507F778" w14:textId="77777777">
      <w:pPr>
        <w:spacing w:after="0" w:line="259" w:lineRule="auto"/>
        <w:ind w:left="4543" w:firstLine="0"/>
        <w:jc w:val="left"/>
      </w:pPr>
    </w:p>
    <w:p w:rsidR="009F1883" w14:paraId="53F8819C" w14:textId="77777777">
      <w:pPr>
        <w:spacing w:after="0" w:line="259" w:lineRule="auto"/>
        <w:ind w:left="4543" w:firstLine="0"/>
        <w:jc w:val="left"/>
      </w:pPr>
    </w:p>
    <w:p w:rsidR="009F1883" w14:paraId="7FA10755" w14:textId="77777777">
      <w:pPr>
        <w:spacing w:after="0" w:line="259" w:lineRule="auto"/>
        <w:ind w:left="4543" w:firstLine="0"/>
        <w:jc w:val="left"/>
      </w:pPr>
    </w:p>
    <w:p w:rsidR="009F1883" w14:paraId="14173624" w14:textId="77777777">
      <w:pPr>
        <w:spacing w:after="0" w:line="259" w:lineRule="auto"/>
        <w:ind w:left="4543" w:firstLine="0"/>
        <w:jc w:val="left"/>
      </w:pPr>
    </w:p>
    <w:p w:rsidR="009F1883" w14:paraId="53CC5237" w14:textId="77777777">
      <w:pPr>
        <w:spacing w:after="0" w:line="259" w:lineRule="auto"/>
        <w:ind w:left="4543" w:firstLine="0"/>
        <w:jc w:val="left"/>
      </w:pPr>
    </w:p>
    <w:p w:rsidR="009F1883" w14:paraId="640DF448" w14:textId="77777777">
      <w:pPr>
        <w:spacing w:after="0" w:line="259" w:lineRule="auto"/>
        <w:ind w:left="4543" w:firstLine="0"/>
        <w:jc w:val="left"/>
      </w:pPr>
    </w:p>
    <w:p w:rsidR="009F1883" w14:paraId="5D616FD1" w14:textId="77777777">
      <w:pPr>
        <w:spacing w:after="0" w:line="259" w:lineRule="auto"/>
        <w:ind w:left="4543" w:firstLine="0"/>
        <w:jc w:val="left"/>
      </w:pPr>
    </w:p>
    <w:p w:rsidR="009F1883" w14:paraId="1A8C510F" w14:textId="77777777">
      <w:pPr>
        <w:spacing w:after="0" w:line="259" w:lineRule="auto"/>
        <w:ind w:left="4543" w:firstLine="0"/>
        <w:jc w:val="left"/>
      </w:pPr>
    </w:p>
    <w:p w:rsidR="009F1883" w14:paraId="0768CE6D" w14:textId="77777777">
      <w:pPr>
        <w:spacing w:after="0" w:line="259" w:lineRule="auto"/>
        <w:ind w:left="4543" w:firstLine="0"/>
        <w:jc w:val="left"/>
      </w:pPr>
    </w:p>
    <w:p w:rsidR="009F1883" w14:paraId="29965374" w14:textId="77777777">
      <w:pPr>
        <w:spacing w:after="0" w:line="259" w:lineRule="auto"/>
        <w:ind w:left="4543" w:firstLine="0"/>
        <w:jc w:val="left"/>
      </w:pPr>
    </w:p>
    <w:p w:rsidR="009F1883" w14:paraId="7D27B7ED" w14:textId="77777777">
      <w:pPr>
        <w:spacing w:after="0" w:line="259" w:lineRule="auto"/>
        <w:ind w:left="4543" w:firstLine="0"/>
        <w:jc w:val="left"/>
      </w:pPr>
    </w:p>
    <w:p w:rsidR="009F1883" w14:paraId="4F1E38C5" w14:textId="77777777">
      <w:pPr>
        <w:spacing w:after="0" w:line="259" w:lineRule="auto"/>
        <w:ind w:left="4543" w:firstLine="0"/>
        <w:jc w:val="left"/>
      </w:pPr>
    </w:p>
    <w:p w:rsidR="009F1883" w14:paraId="7B001330" w14:textId="77777777">
      <w:pPr>
        <w:spacing w:after="0" w:line="259" w:lineRule="auto"/>
        <w:ind w:left="4543" w:firstLine="0"/>
        <w:jc w:val="left"/>
      </w:pPr>
    </w:p>
    <w:p w:rsidR="009F1883" w14:paraId="40A308A2" w14:textId="77777777">
      <w:pPr>
        <w:spacing w:after="0" w:line="259" w:lineRule="auto"/>
        <w:ind w:left="4543" w:firstLine="0"/>
        <w:jc w:val="left"/>
      </w:pPr>
    </w:p>
    <w:p w:rsidR="009F1883" w14:paraId="0F336124" w14:textId="77777777">
      <w:pPr>
        <w:spacing w:after="0" w:line="259" w:lineRule="auto"/>
        <w:ind w:left="4543" w:firstLine="0"/>
        <w:jc w:val="left"/>
      </w:pPr>
    </w:p>
    <w:p w:rsidR="009F1883" w14:paraId="5CF6DD3B" w14:textId="77777777">
      <w:pPr>
        <w:spacing w:after="0" w:line="259" w:lineRule="auto"/>
        <w:ind w:left="4543" w:firstLine="0"/>
        <w:jc w:val="left"/>
      </w:pPr>
    </w:p>
    <w:p w:rsidR="009F1883" w14:paraId="4EDEA2B6" w14:textId="77777777">
      <w:pPr>
        <w:spacing w:after="0" w:line="259" w:lineRule="auto"/>
        <w:ind w:left="4543" w:firstLine="0"/>
        <w:jc w:val="left"/>
      </w:pPr>
    </w:p>
    <w:p w:rsidR="009F1883" w14:paraId="144D6E9F" w14:textId="77777777">
      <w:pPr>
        <w:spacing w:after="0" w:line="259" w:lineRule="auto"/>
        <w:ind w:left="4543" w:firstLine="0"/>
        <w:jc w:val="left"/>
      </w:pPr>
    </w:p>
    <w:p w:rsidR="009F1883" w14:paraId="5CC03B55" w14:textId="77777777">
      <w:pPr>
        <w:spacing w:after="0" w:line="259" w:lineRule="auto"/>
        <w:ind w:left="4543" w:firstLine="0"/>
        <w:jc w:val="left"/>
      </w:pPr>
    </w:p>
    <w:p w:rsidR="009F1883" w14:paraId="07E3DF97" w14:textId="77777777">
      <w:pPr>
        <w:spacing w:after="0" w:line="259" w:lineRule="auto"/>
        <w:ind w:left="4543" w:firstLine="0"/>
        <w:jc w:val="left"/>
      </w:pPr>
    </w:p>
    <w:p w:rsidR="009F1883" w14:paraId="0510BCC0" w14:textId="77777777">
      <w:pPr>
        <w:spacing w:after="0" w:line="259" w:lineRule="auto"/>
        <w:ind w:left="4543" w:firstLine="0"/>
        <w:jc w:val="left"/>
      </w:pPr>
    </w:p>
    <w:p w:rsidR="009F1883" w14:paraId="3C145C56" w14:textId="77777777">
      <w:pPr>
        <w:spacing w:after="0" w:line="259" w:lineRule="auto"/>
        <w:ind w:left="4543" w:firstLine="0"/>
        <w:jc w:val="left"/>
      </w:pPr>
    </w:p>
    <w:p w:rsidR="009F1883" w14:paraId="1AC4FA4F" w14:textId="77777777">
      <w:pPr>
        <w:spacing w:after="0" w:line="259" w:lineRule="auto"/>
        <w:ind w:left="4543" w:firstLine="0"/>
        <w:jc w:val="left"/>
      </w:pPr>
    </w:p>
    <w:p w:rsidR="009F1883" w:rsidP="009F1883" w14:paraId="35BDF205" w14:textId="77777777">
      <w:r w:rsidRPr="007C41E4">
        <w:t xml:space="preserve">Efficient </w:t>
      </w:r>
      <w:r>
        <w:t xml:space="preserve">3-D </w:t>
      </w:r>
      <w:r w:rsidRPr="007C41E4">
        <w:t>Near-Field SAR Imaging for Irregular Scanning Geometries</w:t>
      </w:r>
    </w:p>
    <w:p w:rsidR="009F1883" w:rsidP="009F1883" w14:paraId="52FA678E" w14:textId="77777777"/>
    <w:p w:rsidR="009F1883" w:rsidP="009F1883" w14:paraId="6B63A633" w14:textId="77777777"/>
    <w:p w:rsidR="009F1883" w:rsidP="009F1883" w14:paraId="68EBD6C7" w14:textId="77777777">
      <w:r>
        <w:t xml:space="preserve">In this article, we introduce a novel algorithm for efficient near-field synthetic aperture radar (SAR) imaging </w:t>
      </w:r>
      <w:ins w:id="927" w:author="Paperpal" w:date="2022-01-01T00:30:51Z">
        <w:r>
          <w:t>of</w:t>
        </w:r>
      </w:ins>
      <w:del w:id="928" w:author="Paperpal" w:date="2022-01-01T00:30:51Z">
        <w:r>
          <w:delText>for</w:delText>
        </w:r>
      </w:del>
      <w:r>
        <w:t xml:space="preserve"> irregular scanning geometries. With the emergence of </w:t>
      </w:r>
      <w:r>
        <w:t>fifth-generation</w:t>
      </w:r>
      <w:r>
        <w:t xml:space="preserve"> (5G) </w:t>
      </w:r>
      <w:ins w:id="929" w:author="Paperpal" w:date="2022-01-01T00:30:51Z">
        <w:r>
          <w:t>millimeter-wave</w:t>
        </w:r>
      </w:ins>
      <w:del w:id="930" w:author="Paperpal" w:date="2022-01-01T00:30:51Z">
        <w:r>
          <w:delText>millimeter wave</w:delText>
        </w:r>
      </w:del>
      <w:r>
        <w:t xml:space="preserve"> (mmWave) devices, near-field SAR imaging is no longer confined to laboratory environments. Recent advances in positioning technology have attracted significant interest </w:t>
      </w:r>
      <w:ins w:id="931" w:author="Paperpal" w:date="2022-01-01T00:30:51Z">
        <w:r>
          <w:t>for</w:t>
        </w:r>
      </w:ins>
      <w:del w:id="932" w:author="Paperpal" w:date="2022-01-01T00:30:51Z">
        <w:r>
          <w:delText>in</w:delText>
        </w:r>
      </w:del>
      <w:r>
        <w:t xml:space="preserve"> a diverse set of new applications </w:t>
      </w:r>
      <w:ins w:id="933" w:author="Paperpal" w:date="2022-01-01T00:30:51Z">
        <w:r>
          <w:t>in</w:t>
        </w:r>
      </w:ins>
      <w:del w:id="934" w:author="Paperpal" w:date="2022-01-01T00:30:51Z">
        <w:r>
          <w:delText>for</w:delText>
        </w:r>
      </w:del>
      <w:r>
        <w:t xml:space="preserve"> mmWave imaging. However, many use cases</w:t>
      </w:r>
      <w:ins w:id="93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such as automotive-mounted SAR imaging, unmanned aerial vehicle (UAV) imaging, and freehand imaging with smartphones</w:t>
      </w:r>
      <w:ins w:id="936"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are constrained to irregular scanning geometries. Whereas traditional near-field SAR imaging systems and quick personnel security (QPS) scanners employ highly precise motion controllers to create ideal synthetic arrays, emerging applications, mentioned previously, inherently cannot achieve such ideal positioning. </w:t>
      </w:r>
      <w:ins w:id="937" w:author="Paperpal" w:date="2022-01-01T00:30:51Z">
        <w:r>
          <w:t>In addition</w:t>
        </w:r>
      </w:ins>
      <w:del w:id="938" w:author="Paperpal" w:date="2022-01-01T00:30:51Z">
        <w:r>
          <w:delText>Additionally</w:delText>
        </w:r>
      </w:del>
      <w:r>
        <w:t xml:space="preserve">, many </w:t>
      </w:r>
      <w:r>
        <w:t>Internet</w:t>
      </w:r>
      <w:r>
        <w:t xml:space="preserve"> of Things (IoT) and 5G applications impose strict size and computational complexity limitations that must be considered for edge mmWave imaging technology. In this </w:t>
      </w:r>
      <w:ins w:id="939" w:author="Paperpal" w:date="2022-01-01T00:30:51Z">
        <w:r>
          <w:t>study</w:t>
        </w:r>
      </w:ins>
      <w:del w:id="940" w:author="Paperpal" w:date="2022-01-01T00:30:51Z">
        <w:r>
          <w:delText>article</w:delText>
        </w:r>
      </w:del>
      <w:r>
        <w:t xml:space="preserve">, we propose a novel algorithm to leverage the advantages of non-cooperative SAR scanning patterns, small form-factor multiple-input multiple-output (MIMO) radars, and efficient monostatic planar image reconstruction algorithms. We propose a framework to mathematically decompose arbitrary and irregular sampling geometries and a joint solution to mitigate multistatic array imaging artifacts. The proposed algorithm </w:t>
      </w:r>
      <w:ins w:id="941" w:author="Paperpal" w:date="2022-01-01T00:30:51Z">
        <w:r>
          <w:t>was</w:t>
        </w:r>
      </w:ins>
      <w:del w:id="942" w:author="Paperpal" w:date="2022-01-01T00:30:51Z">
        <w:r>
          <w:delText>is</w:delText>
        </w:r>
      </w:del>
      <w:r>
        <w:t xml:space="preserve"> validated </w:t>
      </w:r>
      <w:ins w:id="943" w:author="Paperpal" w:date="2022-01-01T00:30:51Z">
        <w:r>
          <w:t>through</w:t>
        </w:r>
      </w:ins>
      <w:del w:id="944" w:author="Paperpal" w:date="2022-01-01T00:30:51Z">
        <w:r>
          <w:delText>in</w:delText>
        </w:r>
      </w:del>
      <w:r>
        <w:t xml:space="preserve"> </w:t>
      </w:r>
      <w:ins w:id="945" w:author="Paperpal" w:date="2022-01-01T00:30:51Z">
        <w:r>
          <w:t>simulations</w:t>
        </w:r>
      </w:ins>
      <w:del w:id="946" w:author="Paperpal" w:date="2022-01-01T00:30:51Z">
        <w:r>
          <w:delText>simulation</w:delText>
        </w:r>
      </w:del>
      <w:r>
        <w:t xml:space="preserve"> and </w:t>
      </w:r>
      <w:del w:id="947" w:author="Paperpal" w:date="2022-01-01T00:30:51Z">
        <w:r>
          <w:delText xml:space="preserve">through </w:delText>
        </w:r>
      </w:del>
      <w:r>
        <w:t>an empirical study of arbitrary scanning scenarios. Our algorithm achieves high-resolution and high-efficiency near-field MIMO-SAR imaging</w:t>
      </w:r>
      <w:ins w:id="948"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 and is an elegant solution to computationally constrained irregularly sampled imaging problems.</w:t>
      </w:r>
    </w:p>
    <w:p w:rsidR="009F1883" w:rsidP="009F1883" w14:paraId="3A9B91FF" w14:textId="77777777"/>
    <w:p w:rsidR="009F1883" w:rsidP="009F1883" w14:paraId="7D3CA738" w14:textId="77777777"/>
    <w:p w:rsidR="009F1883" w:rsidP="009F1883" w14:paraId="1AE80968" w14:textId="77777777"/>
    <w:p w:rsidR="009F1883" w:rsidP="009F1883" w14:paraId="52BD8A36" w14:textId="77777777"/>
    <w:p w:rsidR="009F1883" w:rsidP="009F1883" w14:paraId="4C6C12A2" w14:textId="77777777"/>
    <w:p w:rsidR="009F1883" w:rsidP="009F1883" w14:paraId="6913A299" w14:textId="77777777"/>
    <w:p w:rsidR="009F1883" w:rsidP="009F1883" w14:paraId="3151A7F1" w14:textId="77777777"/>
    <w:p w:rsidR="009F1883" w:rsidP="009F1883" w14:paraId="24A492A8" w14:textId="77777777"/>
    <w:p w:rsidR="009F1883" w:rsidP="009F1883" w14:paraId="589B0328" w14:textId="77777777"/>
    <w:p w:rsidR="009F1883" w:rsidP="009F1883" w14:paraId="4DD5045A" w14:textId="77777777"/>
    <w:p w:rsidR="009F1883" w:rsidP="009F1883" w14:paraId="0014BCFA" w14:textId="77777777"/>
    <w:p w:rsidR="009F1883" w:rsidP="009F1883" w14:paraId="36A272DA" w14:textId="77777777"/>
    <w:p w:rsidR="009F1883" w:rsidP="009F1883" w14:paraId="111CD93C" w14:textId="77777777"/>
    <w:p w:rsidR="009F1883" w:rsidP="009F1883" w14:paraId="1AC69137" w14:textId="77777777">
      <w:pPr>
        <w:rPr>
          <w:b/>
          <w:bCs/>
        </w:rPr>
      </w:pPr>
    </w:p>
    <w:p w:rsidR="009F1883" w:rsidP="009F1883" w14:paraId="4EBDAA38" w14:textId="77777777">
      <w:pPr>
        <w:rPr>
          <w:b/>
          <w:bCs/>
        </w:rPr>
      </w:pPr>
      <w:r>
        <w:rPr>
          <w:b/>
          <w:bCs/>
        </w:rPr>
        <w:t>IEEE Access Questions:</w:t>
      </w:r>
    </w:p>
    <w:p w:rsidR="009F1883" w:rsidP="009F1883" w14:paraId="5D380BDF" w14:textId="77777777">
      <w:r>
        <w:t xml:space="preserve">Q: </w:t>
      </w:r>
      <w:r w:rsidRPr="00A0384F">
        <w:t xml:space="preserve">Please add a brief explanation </w:t>
      </w:r>
      <w:ins w:id="949" w:author="Paperpal" w:date="2022-01-01T00:30:51Z">
        <w:r w:rsidRPr="00A0384F">
          <w:t>of</w:t>
        </w:r>
      </w:ins>
      <w:del w:id="950" w:author="Paperpal" w:date="2022-01-01T00:30:51Z">
        <w:r w:rsidRPr="00A0384F">
          <w:delText>justifying</w:delText>
        </w:r>
      </w:del>
      <w:r w:rsidRPr="00A0384F">
        <w:t xml:space="preserve"> the </w:t>
      </w:r>
      <w:del w:id="951" w:author="Paperpal" w:date="2022-01-01T00:30:51Z">
        <w:r w:rsidRPr="00A0384F">
          <w:delText xml:space="preserve">manuscript </w:delText>
        </w:r>
      </w:del>
      <w:r w:rsidRPr="00A0384F">
        <w:t xml:space="preserve">type </w:t>
      </w:r>
      <w:ins w:id="95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of manuscript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you have chosen. This information will help the Associate Editor and the reviewers during peer </w:t>
      </w:r>
      <w:r w:rsidRPr="00A0384F">
        <w:t>review</w:t>
      </w:r>
      <w:r w:rsidRPr="00A0384F">
        <w:t xml:space="preserve"> </w:t>
      </w:r>
      <w:ins w:id="953" w:author="Paperpal" w:date="2022-01-01T00:30:51Z">
        <w:r w:rsidRPr="00A0384F">
          <w:t>to</w:t>
        </w:r>
      </w:ins>
      <w:del w:id="954" w:author="Paperpal" w:date="2022-01-01T00:30:51Z">
        <w:r w:rsidRPr="00A0384F">
          <w:delText>so</w:delText>
        </w:r>
      </w:del>
      <w:r w:rsidRPr="00A0384F">
        <w:t xml:space="preserve"> </w:t>
      </w:r>
      <w:del w:id="955" w:author="Paperpal" w:date="2022-01-01T00:30:51Z">
        <w:r w:rsidRPr="00A0384F">
          <w:delText xml:space="preserve">they </w:delText>
        </w:r>
      </w:del>
      <w:r w:rsidRPr="00A0384F">
        <w:t>evaluate your manuscript with the correct article type in mind.</w:t>
      </w:r>
    </w:p>
    <w:p w:rsidR="009F1883" w:rsidP="009F1883" w14:paraId="4A2C4892" w14:textId="77777777">
      <w:r>
        <w:t xml:space="preserve">A: </w:t>
      </w:r>
    </w:p>
    <w:p w:rsidR="009F1883" w:rsidP="009F1883" w14:paraId="1FE8EBB9" w14:textId="77777777">
      <w:r w:rsidRPr="00920D08">
        <w:t xml:space="preserve">Our manuscript </w:t>
      </w:r>
      <w:ins w:id="956" w:author="Paperpal" w:date="2022-01-01T00:30:51Z">
        <w:r w:rsidRPr="00920D08">
          <w:t>presents</w:t>
        </w:r>
      </w:ins>
      <w:del w:id="957" w:author="Paperpal" w:date="2022-01-01T00:30:51Z">
        <w:r w:rsidRPr="00920D08">
          <w:delText>promotes</w:delText>
        </w:r>
      </w:del>
      <w:r w:rsidRPr="00920D08">
        <w:t xml:space="preserve"> a novel approach to multiple-input-multiple-output synthetic aperture radar (MIMO-SAR) in the near-field for irregular scanning geometries. In </w:t>
      </w:r>
      <w:ins w:id="958" w:author="Paperpal" w:date="2022-01-01T00:30:51Z">
        <w:r w:rsidRPr="00920D08">
          <w:t>this</w:t>
        </w:r>
      </w:ins>
      <w:del w:id="959" w:author="Paperpal" w:date="2022-01-01T00:30:51Z">
        <w:r w:rsidRPr="00920D08">
          <w:delText>our</w:delText>
        </w:r>
      </w:del>
      <w:r w:rsidRPr="00920D08">
        <w:t xml:space="preserve"> </w:t>
      </w:r>
      <w:ins w:id="960" w:author="Paperpal" w:date="2022-01-01T00:30:51Z">
        <w:r w:rsidRPr="00920D08">
          <w:t>study</w:t>
        </w:r>
      </w:ins>
      <w:del w:id="961" w:author="Paperpal" w:date="2022-01-01T00:30:51Z">
        <w:r w:rsidRPr="00920D08">
          <w:delText>article</w:delText>
        </w:r>
      </w:del>
      <w:r w:rsidRPr="00920D08">
        <w:t xml:space="preserve">, we examine </w:t>
      </w:r>
      <w:del w:id="962" w:author="Paperpal" w:date="2022-01-01T00:30:51Z">
        <w:r w:rsidRPr="00920D08">
          <w:delText xml:space="preserve">the </w:delText>
        </w:r>
      </w:del>
      <w:r w:rsidRPr="00920D08">
        <w:t xml:space="preserve">existing work on similar problems, develop a new model for decomposing irregular SAR sampling, and propose a novel efficient algorithm to recover </w:t>
      </w:r>
      <w:ins w:id="963" w:author="Paperpal" w:date="2022-01-01T00:30:51Z">
        <w:r w:rsidRPr="00920D08">
          <w:t>high-resolution</w:t>
        </w:r>
      </w:ins>
      <w:del w:id="964" w:author="Paperpal" w:date="2022-01-01T00:30:51Z">
        <w:r w:rsidRPr="00920D08">
          <w:delText>high resolution</w:delText>
        </w:r>
      </w:del>
      <w:r w:rsidRPr="00920D08">
        <w:t xml:space="preserve"> images from dynamic scenarios. Our algorithm </w:t>
      </w:r>
      <w:ins w:id="965" w:author="Paperpal" w:date="2022-01-01T00:30:51Z">
        <w:r w:rsidRPr="00920D08">
          <w:t>was</w:t>
        </w:r>
      </w:ins>
      <w:del w:id="966" w:author="Paperpal" w:date="2022-01-01T00:30:51Z">
        <w:r w:rsidRPr="00920D08">
          <w:delText>is</w:delText>
        </w:r>
      </w:del>
      <w:r w:rsidRPr="00920D08">
        <w:t xml:space="preserve"> validated in both simulation and empirical </w:t>
      </w:r>
      <w:ins w:id="967" w:author="Paperpal" w:date="2022-01-01T00:30:51Z">
        <w:r w:rsidRPr="00920D08">
          <w:t>studies</w:t>
        </w:r>
      </w:ins>
      <w:del w:id="968" w:author="Paperpal" w:date="2022-01-01T00:30:51Z">
        <w:r w:rsidRPr="00920D08">
          <w:delText>study</w:delText>
        </w:r>
      </w:del>
      <w:r w:rsidRPr="00920D08">
        <w:t xml:space="preserve"> and compared against </w:t>
      </w:r>
      <w:del w:id="969" w:author="Paperpal" w:date="2022-01-01T00:30:51Z">
        <w:r w:rsidRPr="00920D08">
          <w:delText xml:space="preserve">the </w:delText>
        </w:r>
      </w:del>
      <w:r w:rsidRPr="00920D08">
        <w:t xml:space="preserve">existing techniques </w:t>
      </w:r>
      <w:del w:id="970" w:author="Paperpal" w:date="2022-01-01T00:30:51Z">
        <w:r w:rsidRPr="00920D08">
          <w:delText xml:space="preserve">proving </w:delText>
        </w:r>
      </w:del>
      <w:r w:rsidRPr="00920D08">
        <w:t>to yield highly resolved images with low computational complexity.</w:t>
      </w:r>
    </w:p>
    <w:p w:rsidR="009F1883" w:rsidP="009F1883" w14:paraId="45A7D426" w14:textId="77777777"/>
    <w:p w:rsidR="009F1883" w:rsidP="009F1883" w14:paraId="52829BA2" w14:textId="77777777">
      <w:r>
        <w:t xml:space="preserve">Q: </w:t>
      </w:r>
      <w:r w:rsidRPr="00920D08">
        <w:t xml:space="preserve">Please describe how your article fits </w:t>
      </w:r>
      <w:ins w:id="971"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within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the scope of IEEE Access. Note</w:t>
      </w:r>
      <w:ins w:id="972" w:author="Paperpal" w:date="2022-01-01T00:30:51Z">
        <w:r w:rsidRPr="00920D08">
          <w:t xml:space="preserve"> that</w:t>
        </w:r>
      </w:ins>
      <w:del w:id="973" w:author="Paperpal" w:date="2022-01-01T00:30:51Z">
        <w:r w:rsidRPr="00920D08">
          <w:delText>,</w:delText>
        </w:r>
      </w:del>
      <w:r w:rsidRPr="00920D08">
        <w:t xml:space="preserve"> the scope of IEEE Access covers all (but only) IEEE’s fields of interest.</w:t>
      </w:r>
    </w:p>
    <w:p w:rsidR="009F1883" w:rsidP="009F1883" w14:paraId="779969EB" w14:textId="77777777">
      <w:r>
        <w:t>A:</w:t>
      </w:r>
    </w:p>
    <w:p w:rsidR="009F1883" w:rsidP="009F1883" w14:paraId="538154EE" w14:textId="77777777">
      <w:r w:rsidRPr="00920D08">
        <w:t xml:space="preserve">Our manuscript explores novel areas of interest and recent </w:t>
      </w:r>
      <w:ins w:id="974" w:author="Paperpal" w:date="2022-01-01T00:30:51Z">
        <w:r w:rsidRPr="00920D08">
          <w:t>publications</w:t>
        </w:r>
      </w:ins>
      <w:del w:id="975" w:author="Paperpal" w:date="2022-01-01T00:30:51Z">
        <w:r w:rsidRPr="00920D08">
          <w:delText>publication</w:delText>
        </w:r>
      </w:del>
      <w:r w:rsidRPr="00920D08">
        <w:t xml:space="preserve"> </w:t>
      </w:r>
      <w:ins w:id="976" w:author="Paperpal" w:date="2022-01-01T00:30:51Z">
        <w:r w:rsidRPr="00920D08">
          <w:t>in</w:t>
        </w:r>
      </w:ins>
      <w:del w:id="977" w:author="Paperpal" w:date="2022-01-01T00:30:51Z">
        <w:r w:rsidRPr="00920D08">
          <w:delText>within</w:delText>
        </w:r>
      </w:del>
      <w:r w:rsidRPr="00920D08">
        <w:t xml:space="preserve"> IEEE Access on synthetic aperture radar (SAR) for freehand imaging, irregular scanning geometries, and near-field imaging algorithms and systems. In our article, we </w:t>
      </w:r>
      <w:ins w:id="978" w:author="Paperpal" w:date="2022-01-01T00:30:51Z">
        <w:r w:rsidRPr="00920D08">
          <w:t>pioneered</w:t>
        </w:r>
      </w:ins>
      <w:del w:id="979" w:author="Paperpal" w:date="2022-01-01T00:30:51Z">
        <w:r w:rsidRPr="00920D08">
          <w:delText>pioneer</w:delText>
        </w:r>
      </w:del>
      <w:r w:rsidRPr="00920D08">
        <w:t xml:space="preserve"> an efficient algorithm for imaging on emerging near-field imaging modalities, </w:t>
      </w:r>
      <w:ins w:id="980" w:author="Paperpal" w:date="2022-01-01T00:30:51Z">
        <w:r w:rsidRPr="00920D08">
          <w:t>for example</w:t>
        </w:r>
      </w:ins>
      <w:del w:id="981" w:author="Paperpal" w:date="2022-01-01T00:30:51Z">
        <w:r w:rsidRPr="00920D08">
          <w:delText>e.g.</w:delText>
        </w:r>
      </w:del>
      <w:r w:rsidRPr="00920D08">
        <w:t xml:space="preserve">, drone imaging, freehand imaging, </w:t>
      </w:r>
      <w:ins w:id="982"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and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automotive SAR</w:t>
      </w:r>
      <w:del w:id="983" w:author="Paperpal" w:date="2022-01-01T00:30:51Z">
        <w:r w:rsidRPr="00920D08">
          <w:delText>, etc</w:delText>
        </w:r>
      </w:del>
      <w:r w:rsidRPr="00920D08">
        <w:t>.</w:t>
      </w:r>
      <w:r>
        <w:t xml:space="preserve"> Our proposed algorithm is applicable to many 5G and IoT applications in addition to smartphone and automotive SAR imaging. </w:t>
      </w:r>
    </w:p>
    <w:p w:rsidR="009F1883" w:rsidP="009F1883" w14:paraId="23A41258" w14:textId="77777777"/>
    <w:p w:rsidR="009F1883" w:rsidP="009F1883" w14:paraId="68607250" w14:textId="77777777">
      <w:r>
        <w:t xml:space="preserve">Q: </w:t>
      </w:r>
      <w:r w:rsidRPr="00115504">
        <w:t xml:space="preserve">Please state the unique contributions and advancements </w:t>
      </w:r>
      <w:ins w:id="984"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made by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your article </w:t>
      </w:r>
      <w:del w:id="985" w:author="Paperpal" w:date="2022-01-01T00:30:51Z">
        <w:r w:rsidRPr="00115504">
          <w:delText xml:space="preserve">makes </w:delText>
        </w:r>
      </w:del>
      <w:r w:rsidRPr="00115504">
        <w:t xml:space="preserve">in the related </w:t>
      </w:r>
      <w:del w:id="986" w:author="Paperpal" w:date="2022-01-01T00:30:51Z">
        <w:r w:rsidRPr="00115504">
          <w:delText xml:space="preserve">existing </w:delText>
        </w:r>
      </w:del>
      <w:r w:rsidRPr="00115504">
        <w:t>literature.</w:t>
      </w:r>
    </w:p>
    <w:p w:rsidR="009F1883" w:rsidP="009F1883" w14:paraId="570E57AE" w14:textId="77777777">
      <w:r>
        <w:t>A:</w:t>
      </w:r>
    </w:p>
    <w:p w:rsidR="009F1883" w:rsidRPr="00A0384F" w:rsidP="009F1883" w14:paraId="5C468846" w14:textId="77777777">
      <w:r w:rsidRPr="00115504">
        <w:t xml:space="preserve">Our manuscript advances near-field synthetic aperture radar (SAR) imaging techniques by offering a joint solution to irregular sampling geometries and multistatic effects to improve </w:t>
      </w:r>
      <w:ins w:id="987"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the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computational complexity over previous techniques. We </w:t>
      </w:r>
      <w:ins w:id="988" w:author="Paperpal" w:date="2022-01-01T00:30:51Z">
        <w:r w:rsidRPr="00115504">
          <w:t>developed</w:t>
        </w:r>
      </w:ins>
      <w:del w:id="989" w:author="Paperpal" w:date="2022-01-01T00:30:51Z">
        <w:r w:rsidRPr="00115504">
          <w:delText>develop</w:delText>
        </w:r>
      </w:del>
      <w:r w:rsidRPr="00115504">
        <w:t xml:space="preserve"> a novel framework to understand and decompose many irregular sampling problems such that a compensation algorithm can be applied to project irregular arrays to virtual regular arrays for efficient image computation. Whereas recent works have promoted </w:t>
      </w:r>
      <w:ins w:id="990" w:author="Paperpal" w:date="2022-01-01T00:30:51Z">
        <w:r w:rsidRPr="00115504">
          <w:t>system-level</w:t>
        </w:r>
      </w:ins>
      <w:del w:id="991" w:author="Paperpal" w:date="2022-01-01T00:30:51Z">
        <w:r w:rsidRPr="00115504">
          <w:delText xml:space="preserve">system </w:delText>
        </w:r>
      </w:del>
      <w:del w:id="992" w:author="Paperpal" w:date="2022-01-01T00:30:51Z">
        <w:r w:rsidRPr="00115504">
          <w:delText>level</w:delText>
        </w:r>
      </w:del>
      <w:r w:rsidRPr="00115504">
        <w:t xml:space="preserve"> </w:t>
      </w:r>
      <w:ins w:id="993" w:author="Paperpal" w:date="2022-01-01T00:30:51Z">
        <w:r w:rsidRPr="00115504">
          <w:t>design</w:t>
        </w:r>
      </w:ins>
      <w:del w:id="994" w:author="Paperpal" w:date="2022-01-01T00:30:51Z">
        <w:r w:rsidRPr="00115504">
          <w:delText>designs</w:delText>
        </w:r>
      </w:del>
      <w:r w:rsidRPr="00115504">
        <w:t xml:space="preserve"> </w:t>
      </w:r>
      <w:ins w:id="995" w:author="Paperpal" w:date="2022-01-01T00:30:51Z">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of </w:t>
        </w:r>
      </w:ins>
      <w:r>
        <w:rPr>
          <w:rStyle w:val="DefaultParagraphFont"/>
          <w:rFonts w:ascii="Calibri" w:eastAsia="Calibri" w:hAnsi="Calibri" w:cs="Calibri"/>
          <w:b w:val="0"/>
          <w:bCs w:val="0"/>
          <w:i w:val="0"/>
          <w:iCs w:val="0"/>
          <w:caps w:val="0"/>
          <w:smallCaps w:val="0"/>
          <w:strike w:val="0"/>
          <w:dstrike w:val="0"/>
          <w:outline w:val="0"/>
          <w:shadow w:val="0"/>
          <w:emboss w:val="0"/>
          <w:imprint w:val="0"/>
          <w:noProof w:val="0"/>
          <w:vanish w:val="0"/>
          <w:color w:val="000000"/>
          <w:spacing w:val="0"/>
          <w:w w:val="100"/>
          <w:kern w:val="0"/>
          <w:position w:val="0"/>
          <w:sz w:val="20"/>
          <w:szCs w:val="22"/>
          <w:highlight w:val="none"/>
          <w:u w:val="none" w:color="auto"/>
          <w:effect w:val="none"/>
          <w:rtl w:val="0"/>
          <w:cs w:val="0"/>
          <w:lang w:val="en-US" w:eastAsia="en-US"/>
        </w:rPr>
        <w:t xml:space="preserve">sub-wavelength localization for irregular near-field SAR, our efficient algorithm enables such mobile and </w:t>
      </w:r>
      <w:ins w:id="996" w:author="Paperpal" w:date="2022-01-01T00:30:51Z">
        <w:r w:rsidRPr="00115504">
          <w:t>Internet</w:t>
        </w:r>
      </w:ins>
      <w:del w:id="997" w:author="Paperpal" w:date="2022-01-01T00:30:51Z">
        <w:r w:rsidRPr="00115504">
          <w:delText>internet</w:delText>
        </w:r>
      </w:del>
      <w:r w:rsidRPr="00115504">
        <w:t xml:space="preserve"> of things (IoT) applications through efficient image reconstruction.</w:t>
      </w:r>
    </w:p>
    <w:p w:rsidR="009F1883" w14:paraId="0E3581B7" w14:textId="77777777">
      <w:pPr>
        <w:spacing w:after="0" w:line="259" w:lineRule="auto"/>
        <w:ind w:left="4543" w:firstLine="0"/>
        <w:jc w:val="left"/>
      </w:pPr>
    </w:p>
    <w:sectPr>
      <w:type w:val="continuous"/>
      <w:pgSz w:w="11520" w:h="15659"/>
      <w:pgMar w:top="1215" w:right="732" w:bottom="1083" w:left="723" w:header="720" w:footer="720" w:gutter="0"/>
      <w:cols w:num="2" w:space="39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comment w:id="3" w:author="Paperpal" w:initials="A">
    <w:p w14:paraId="76D4106B">
      <w:r>
        <w:rPr>
          <w:b/>
        </w:rPr>
        <w:t xml:space="preserve">Conventions: </w:t>
      </w:r>
      <w:r>
        <w:t>Abbreviations are usually defined at the first use in the abstract. Check whether 'irregular' should be defined here.</w:t>
      </w:r>
    </w:p>
  </w:comment>
  <w:comment w:id="100" w:author="Paperpal" w:initials="A">
    <w:p w14:paraId="5D13C2F4">
      <w:r>
        <w:rPr>
          <w:b/>
        </w:rPr>
        <w:t xml:space="preserve">Consistency: </w:t>
      </w:r>
      <w:r>
        <w:t xml:space="preserve">Different styles have been used when citing figures in the text. </w:t>
        <w:br/>
        <w:t xml:space="preserve"> 'Fig(s).' [43 times] </w:t>
        <w:br/>
        <w:t xml:space="preserve"> 'Fig(s)' [1 time] </w:t>
        <w:br/>
        <w:t xml:space="preserve"> 'Figure(s)' [1 time] </w:t>
        <w:br/>
        <w:t xml:space="preserve"> Please pick one style and use it consistently throughout the text.</w:t>
      </w:r>
    </w:p>
  </w:comment>
  <w:comment w:id="109" w:author="Paperpal" w:initials="A">
    <w:p w14:paraId="2378FC5E">
      <w:r>
        <w:rPr>
          <w:b/>
        </w:rPr>
        <w:t xml:space="preserve">Tip: </w:t>
      </w:r>
      <w:r>
        <w:t>Collocations refer to combinations of words that are used together very often. These combinations are often described by native-English speakers as sounding "natural" or "right."</w:t>
        <w:br/>
        <w:br/>
        <w:t>For example,</w:t>
        <w:br/>
        <w:t xml:space="preserve">Original: We arrived </w:t>
      </w:r>
      <w:r>
        <w:rPr>
          <w:i/>
        </w:rPr>
        <w:t>on</w:t>
      </w:r>
      <w:r>
        <w:t xml:space="preserve"> the same conclusion.</w:t>
        <w:br/>
        <w:t xml:space="preserve">Revised: We arrived </w:t>
      </w:r>
      <w:r>
        <w:rPr>
          <w:i/>
        </w:rPr>
        <w:t>at</w:t>
      </w:r>
      <w:r>
        <w:t xml:space="preserve"> the same conclusion.</w:t>
        <w:br/>
        <w:br/>
        <w:t xml:space="preserve">Original: The differences were </w:t>
      </w:r>
      <w:r>
        <w:rPr>
          <w:i/>
        </w:rPr>
        <w:t>cleanly</w:t>
      </w:r>
      <w:r>
        <w:t xml:space="preserve"> visible.</w:t>
        <w:br/>
        <w:t xml:space="preserve">Revised: The differences were </w:t>
      </w:r>
      <w:r>
        <w:rPr>
          <w:i/>
        </w:rPr>
        <w:t>clearly</w:t>
      </w:r>
      <w:r>
        <w:t xml:space="preserve"> visible.</w:t>
      </w:r>
    </w:p>
  </w:comment>
  <w:comment w:id="116" w:author="Paperpal" w:initials="A">
    <w:p w14:paraId="1A3A649D">
      <w:r>
        <w:rPr>
          <w:b/>
        </w:rPr>
        <w:t xml:space="preserve">Tip: </w:t>
      </w:r>
      <w:r>
        <w:t>When two complete sentences are combined using a comma it leads to an error called a “comma splice” – a type of run-on sentence.</w:t>
        <w:br/>
        <w:br/>
        <w:t>This can be corrected in one of three ways:</w:t>
        <w:br/>
        <w:t>- replacing the comma with a semicolon,</w:t>
        <w:br/>
        <w:t>- splitting the clauses into two sentences using a period,</w:t>
        <w:br/>
        <w:t>- adding a coordinating conjunction such as and, or, nor, for, but, etc., after the comma.</w:t>
        <w:br/>
        <w:br/>
        <w:t>For example,</w:t>
        <w:br/>
        <w:t>Original: I went to the market, I met John.</w:t>
        <w:br/>
        <w:t>Revision 1: I went to the market; I met John.</w:t>
        <w:br/>
        <w:t>Revision 2: I went to the market. I met John.</w:t>
        <w:br/>
        <w:t>Revision 3: I went to the market, and I met John.</w:t>
      </w:r>
    </w:p>
  </w:comment>
  <w:comment w:id="395" w:author="Paperpal" w:initials="A">
    <w:p w14:paraId="0AC2A4A5">
      <w:r>
        <w:rPr>
          <w:b/>
        </w:rPr>
        <w:t xml:space="preserve">Tip: </w:t>
      </w:r>
      <w:r>
        <w:t>Comparing items without ensuring a parallel phrasing structure may lead to the sentence being unclear.</w:t>
        <w:br/>
        <w:br/>
        <w:t>For example,</w:t>
        <w:br/>
        <w:t>Original: The variation intensity for sample A is higher than sample B.</w:t>
        <w:br/>
        <w:t xml:space="preserve">Revision: The variation intensity for sample A is higher than </w:t>
      </w:r>
      <w:r>
        <w:rPr>
          <w:i/>
        </w:rPr>
        <w:t>that for</w:t>
      </w:r>
      <w:r>
        <w:t xml:space="preserve"> sample B.</w:t>
      </w:r>
    </w:p>
  </w:comment>
  <w:comment w:id="484" w:author="Paperpal" w:initials="A">
    <w:p w14:paraId="37D21CF2">
      <w:r>
        <w:rPr>
          <w:b/>
        </w:rPr>
        <w:t xml:space="preserve">Tip: </w:t>
      </w:r>
      <w:r>
        <w:t>Repeated article error refers to the unnecessary repetition of the same article in a series or list.</w:t>
        <w:br/>
        <w:br/>
        <w:t>For example,</w:t>
        <w:br/>
        <w:t xml:space="preserve">Original: We verified the samples using </w:t>
      </w:r>
      <w:r>
        <w:rPr>
          <w:i/>
        </w:rPr>
        <w:t>the</w:t>
      </w:r>
      <w:r>
        <w:t xml:space="preserve"> source image, </w:t>
      </w:r>
      <w:r>
        <w:rPr>
          <w:i/>
        </w:rPr>
        <w:t>the</w:t>
      </w:r>
      <w:r>
        <w:t xml:space="preserve"> original image, and the final image.</w:t>
        <w:br/>
        <w:t xml:space="preserve">Revision: We verified the samples using </w:t>
      </w:r>
      <w:r>
        <w:rPr>
          <w:i/>
        </w:rPr>
        <w:t>the</w:t>
      </w:r>
      <w:r>
        <w:t xml:space="preserve"> source image, original image, and final image.</w:t>
        <w:br/>
        <w:t>It’s fine to place the article before the first item in the list only.</w:t>
      </w:r>
    </w:p>
  </w:comment>
  <w:comment w:id="557" w:author="Paperpal" w:initials="A">
    <w:p w14:paraId="14410C45">
      <w:r>
        <w:rPr>
          <w:b/>
        </w:rPr>
        <w:t xml:space="preserve">Tip: </w:t>
      </w:r>
      <w:r>
        <w:t>Conciseness refers to writing using the fewest words required to convey a message clearly. This is particularly important in academic writing because most publications set a word count limit for submissions. Further, wordiness can muddle the message being conveyed. Therefore, it’s best to ensure conciseness to create more impactful writing.</w:t>
        <w:br/>
        <w:br/>
        <w:t>To ensure conciseness, it is often preferable to use a direct verb rather than using the noun form of that verb.</w:t>
        <w:br/>
        <w:br/>
        <w:t>For example,</w:t>
        <w:br/>
        <w:t xml:space="preserve">Original: We </w:t>
      </w:r>
      <w:r>
        <w:rPr>
          <w:i/>
        </w:rPr>
        <w:t>performed an evaluation</w:t>
      </w:r>
      <w:r>
        <w:t xml:space="preserve"> of all methods used previously.</w:t>
        <w:br/>
        <w:t xml:space="preserve">Revision: We </w:t>
      </w:r>
      <w:r>
        <w:rPr>
          <w:i/>
        </w:rPr>
        <w:t>evaluated</w:t>
      </w:r>
      <w:r>
        <w:t xml:space="preserve"> all methods used previously.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15:commentEx w15:paraId="76D4106B" w15:done="0"/>
  <w15:commentEx w15:paraId="5D13C2F4" w15:done="0"/>
  <w15:commentEx w15:paraId="2378FC5E" w15:done="0"/>
  <w15:commentEx w15:paraId="1A3A649D" w15:done="0"/>
  <w15:commentEx w15:paraId="0AC2A4A5" w15:done="0"/>
  <w15:commentEx w15:paraId="37D21CF2" w15:done="0"/>
  <w15:commentEx w15:paraId="14410C4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B14FD" w14:paraId="43C354DF" w14:textId="77777777">
    <w:pPr>
      <w:tabs>
        <w:tab w:val="right" w:pos="10065"/>
      </w:tabs>
      <w:spacing w:after="0" w:line="259" w:lineRule="auto"/>
      <w:ind w:left="0" w:right="-1351" w:firstLine="0"/>
      <w:jc w:val="left"/>
    </w:pPr>
    <w:r>
      <w:fldChar w:fldCharType="begin"/>
    </w:r>
    <w:r>
      <w:instrText xml:space="preserve"> PAGE   \* MERGEFORMAT </w:instrText>
    </w:r>
    <w:r>
      <w:fldChar w:fldCharType="separate"/>
    </w:r>
    <w:r>
      <w:rPr>
        <w:sz w:val="14"/>
      </w:rPr>
      <w:t>2</w:t>
    </w:r>
    <w:r>
      <w:rPr>
        <w:sz w:val="14"/>
      </w:rPr>
      <w:fldChar w:fldCharType="end"/>
    </w:r>
    <w:r>
      <w:rPr>
        <w:sz w:val="14"/>
      </w:rPr>
      <w:tab/>
    </w:r>
    <w:r>
      <w:rPr>
        <w:sz w:val="12"/>
      </w:rPr>
      <w:t>VOLUME 4, 2016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B14FD" w14:paraId="70F62806" w14:textId="77777777">
    <w:pPr>
      <w:tabs>
        <w:tab w:val="right" w:pos="10065"/>
      </w:tabs>
      <w:spacing w:after="0" w:line="259" w:lineRule="auto"/>
      <w:ind w:left="0" w:right="-1351" w:firstLine="0"/>
      <w:jc w:val="left"/>
    </w:pPr>
    <w:r>
      <w:rPr>
        <w:sz w:val="12"/>
      </w:rPr>
      <w:t>VOLUME 4, 2016</w:t>
    </w:r>
    <w:r>
      <w:rPr>
        <w:sz w:val="12"/>
      </w:rPr>
      <w:tab/>
    </w:r>
    <w:r>
      <w:fldChar w:fldCharType="begin"/>
    </w:r>
    <w:r>
      <w:instrText xml:space="preserve"> PAGE   \* MERGEFORMAT </w:instrText>
    </w:r>
    <w:r>
      <w:fldChar w:fldCharType="separate"/>
    </w:r>
    <w:r>
      <w:rPr>
        <w:sz w:val="14"/>
      </w:rPr>
      <w:t>3</w:t>
    </w:r>
    <w:r>
      <w:rPr>
        <w:sz w:val="1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B14FD" w14:paraId="2F5546F6" w14:textId="77777777">
    <w:pPr>
      <w:spacing w:after="160" w:line="259" w:lineRule="auto"/>
      <w:ind w:left="0" w:firstLine="0"/>
      <w:jc w:val="left"/>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B14FD" w14:paraId="715CCE2F" w14:textId="77777777">
    <w:pPr>
      <w:spacing w:after="0" w:line="259" w:lineRule="auto"/>
      <w:ind w:left="-723" w:right="9437"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459359</wp:posOffset>
              </wp:positionH>
              <wp:positionV relativeFrom="page">
                <wp:posOffset>169702</wp:posOffset>
              </wp:positionV>
              <wp:extent cx="6391098" cy="362721"/>
              <wp:effectExtent l="0" t="0" r="0" b="0"/>
              <wp:wrapSquare wrapText="bothSides"/>
              <wp:docPr id="37507" name="Group 37507"/>
              <wp:cNvGraphicFramePr/>
              <a:graphic xmlns:a="http://schemas.openxmlformats.org/drawingml/2006/main">
                <a:graphicData uri="http://schemas.microsoft.com/office/word/2010/wordprocessingGroup">
                  <wpg:wgp xmlns:wpg="http://schemas.microsoft.com/office/word/2010/wordprocessingGroup">
                    <wpg:cNvGrpSpPr/>
                    <wpg:grpSpPr>
                      <a:xfrm>
                        <a:off x="0" y="0"/>
                        <a:ext cx="6391098" cy="362721"/>
                        <a:chOff x="0" y="0"/>
                        <a:chExt cx="6391098" cy="362721"/>
                      </a:xfrm>
                    </wpg:grpSpPr>
                    <pic:pic xmlns:pic="http://schemas.openxmlformats.org/drawingml/2006/picture">
                      <pic:nvPicPr>
                        <pic:cNvPr id="37508" name="Picture 37508"/>
                        <pic:cNvPicPr/>
                      </pic:nvPicPr>
                      <pic:blipFill>
                        <a:blip xmlns:r="http://schemas.openxmlformats.org/officeDocument/2006/relationships" r:embed="rId1"/>
                        <a:stretch>
                          <a:fillRect/>
                        </a:stretch>
                      </pic:blipFill>
                      <pic:spPr>
                        <a:xfrm>
                          <a:off x="0" y="0"/>
                          <a:ext cx="1155466" cy="292718"/>
                        </a:xfrm>
                        <a:prstGeom prst="rect">
                          <a:avLst/>
                        </a:prstGeom>
                      </pic:spPr>
                    </pic:pic>
                    <wps:wsp xmlns:wps="http://schemas.microsoft.com/office/word/2010/wordprocessingShape">
                      <wps:cNvPr id="37510" name="Rectangle 37510"/>
                      <wps:cNvSpPr/>
                      <wps:spPr>
                        <a:xfrm>
                          <a:off x="3272917" y="229658"/>
                          <a:ext cx="343489" cy="108960"/>
                        </a:xfrm>
                        <a:prstGeom prst="rect">
                          <a:avLst/>
                        </a:prstGeom>
                        <a:ln>
                          <a:noFill/>
                        </a:ln>
                      </wps:spPr>
                      <wps:txbx>
                        <w:txbxContent>
                          <w:p w:rsidR="00AB14FD" w14:textId="77777777">
                            <w:pPr>
                              <w:spacing w:after="160" w:line="259" w:lineRule="auto"/>
                              <w:ind w:left="0" w:firstLine="0"/>
                              <w:jc w:val="left"/>
                            </w:pPr>
                            <w:r>
                              <w:rPr>
                                <w:sz w:val="14"/>
                              </w:rPr>
                              <w:t>Author</w:t>
                            </w:r>
                          </w:p>
                        </w:txbxContent>
                      </wps:txbx>
                      <wps:bodyPr horzOverflow="overflow" vert="horz" lIns="0" tIns="0" rIns="0" bIns="0" rtlCol="0"/>
                    </wps:wsp>
                    <wps:wsp xmlns:wps="http://schemas.microsoft.com/office/word/2010/wordprocessingShape">
                      <wps:cNvPr id="37511" name="Rectangle 37511"/>
                      <wps:cNvSpPr/>
                      <wps:spPr>
                        <a:xfrm>
                          <a:off x="3555797" y="229658"/>
                          <a:ext cx="255378" cy="108960"/>
                        </a:xfrm>
                        <a:prstGeom prst="rect">
                          <a:avLst/>
                        </a:prstGeom>
                        <a:ln>
                          <a:noFill/>
                        </a:ln>
                      </wps:spPr>
                      <wps:txbx>
                        <w:txbxContent>
                          <w:p w:rsidR="00AB14FD" w14:textId="77777777">
                            <w:pPr>
                              <w:spacing w:after="160" w:line="259" w:lineRule="auto"/>
                              <w:ind w:left="0" w:firstLine="0"/>
                              <w:jc w:val="left"/>
                            </w:pPr>
                            <w:r>
                              <w:rPr>
                                <w:i/>
                                <w:sz w:val="14"/>
                              </w:rPr>
                              <w:t>et</w:t>
                            </w:r>
                            <w:r>
                              <w:rPr>
                                <w:i/>
                                <w:spacing w:val="7"/>
                                <w:sz w:val="14"/>
                              </w:rPr>
                              <w:t xml:space="preserve"> </w:t>
                            </w:r>
                            <w:r>
                              <w:rPr>
                                <w:i/>
                                <w:sz w:val="14"/>
                              </w:rPr>
                              <w:t>al.</w:t>
                            </w:r>
                          </w:p>
                        </w:txbxContent>
                      </wps:txbx>
                      <wps:bodyPr horzOverflow="overflow" vert="horz" lIns="0" tIns="0" rIns="0" bIns="0" rtlCol="0"/>
                    </wps:wsp>
                    <wps:wsp xmlns:wps="http://schemas.microsoft.com/office/word/2010/wordprocessingShape">
                      <wps:cNvPr id="37512" name="Rectangle 37512"/>
                      <wps:cNvSpPr/>
                      <wps:spPr>
                        <a:xfrm>
                          <a:off x="3747808" y="229658"/>
                          <a:ext cx="32747" cy="108960"/>
                        </a:xfrm>
                        <a:prstGeom prst="rect">
                          <a:avLst/>
                        </a:prstGeom>
                        <a:ln>
                          <a:noFill/>
                        </a:ln>
                      </wps:spPr>
                      <wps:txbx>
                        <w:txbxContent>
                          <w:p w:rsidR="00AB14FD" w14:textId="77777777">
                            <w:pPr>
                              <w:spacing w:after="160" w:line="259" w:lineRule="auto"/>
                              <w:ind w:left="0" w:firstLine="0"/>
                              <w:jc w:val="left"/>
                            </w:pPr>
                            <w:r>
                              <w:rPr>
                                <w:sz w:val="14"/>
                              </w:rPr>
                              <w:t>:</w:t>
                            </w:r>
                          </w:p>
                        </w:txbxContent>
                      </wps:txbx>
                      <wps:bodyPr horzOverflow="overflow" vert="horz" lIns="0" tIns="0" rIns="0" bIns="0" rtlCol="0"/>
                    </wps:wsp>
                    <wps:wsp xmlns:wps="http://schemas.microsoft.com/office/word/2010/wordprocessingShape">
                      <wps:cNvPr id="37513" name="Rectangle 37513"/>
                      <wps:cNvSpPr/>
                      <wps:spPr>
                        <a:xfrm>
                          <a:off x="3797051" y="229658"/>
                          <a:ext cx="3450081" cy="108960"/>
                        </a:xfrm>
                        <a:prstGeom prst="rect">
                          <a:avLst/>
                        </a:prstGeom>
                        <a:ln>
                          <a:noFill/>
                        </a:ln>
                      </wps:spPr>
                      <wps:txbx>
                        <w:txbxContent>
                          <w:p w:rsidR="00AB14FD" w14:textId="77777777">
                            <w:pPr>
                              <w:spacing w:after="160" w:line="259" w:lineRule="auto"/>
                              <w:ind w:left="0" w:firstLine="0"/>
                              <w:jc w:val="left"/>
                            </w:pPr>
                            <w:r>
                              <w:rPr>
                                <w:sz w:val="14"/>
                              </w:rPr>
                              <w:t>Preparation</w:t>
                            </w:r>
                            <w:r>
                              <w:rPr>
                                <w:spacing w:val="7"/>
                                <w:sz w:val="14"/>
                              </w:rPr>
                              <w:t xml:space="preserve"> </w:t>
                            </w:r>
                            <w:r>
                              <w:rPr>
                                <w:sz w:val="14"/>
                              </w:rPr>
                              <w:t>of</w:t>
                            </w:r>
                            <w:r>
                              <w:rPr>
                                <w:spacing w:val="7"/>
                                <w:sz w:val="14"/>
                              </w:rPr>
                              <w:t xml:space="preserve"> </w:t>
                            </w:r>
                            <w:r>
                              <w:rPr>
                                <w:sz w:val="14"/>
                              </w:rPr>
                              <w:t>Papers</w:t>
                            </w:r>
                            <w:r>
                              <w:rPr>
                                <w:spacing w:val="7"/>
                                <w:sz w:val="14"/>
                              </w:rPr>
                              <w:t xml:space="preserve"> </w:t>
                            </w:r>
                            <w:r>
                              <w:rPr>
                                <w:sz w:val="14"/>
                              </w:rPr>
                              <w:t>for</w:t>
                            </w:r>
                            <w:r>
                              <w:rPr>
                                <w:spacing w:val="7"/>
                                <w:sz w:val="14"/>
                              </w:rPr>
                              <w:t xml:space="preserve"> </w:t>
                            </w:r>
                            <w:r>
                              <w:rPr>
                                <w:sz w:val="14"/>
                              </w:rPr>
                              <w:t>IEEE</w:t>
                            </w:r>
                            <w:r>
                              <w:rPr>
                                <w:spacing w:val="7"/>
                                <w:sz w:val="14"/>
                              </w:rPr>
                              <w:t xml:space="preserve"> </w:t>
                            </w:r>
                            <w:r>
                              <w:rPr>
                                <w:sz w:val="14"/>
                              </w:rPr>
                              <w:t>TRANSACTIONS</w:t>
                            </w:r>
                            <w:r>
                              <w:rPr>
                                <w:spacing w:val="7"/>
                                <w:sz w:val="14"/>
                              </w:rPr>
                              <w:t xml:space="preserve"> </w:t>
                            </w:r>
                            <w:r>
                              <w:rPr>
                                <w:sz w:val="14"/>
                              </w:rPr>
                              <w:t>and</w:t>
                            </w:r>
                            <w:r>
                              <w:rPr>
                                <w:spacing w:val="7"/>
                                <w:sz w:val="14"/>
                              </w:rPr>
                              <w:t xml:space="preserve"> </w:t>
                            </w:r>
                            <w:r>
                              <w:rPr>
                                <w:sz w:val="14"/>
                              </w:rPr>
                              <w:t>JOURNALS</w:t>
                            </w:r>
                          </w:p>
                        </w:txbxContent>
                      </wps:txbx>
                      <wps:bodyPr horzOverflow="overflow" vert="horz" lIns="0" tIns="0" rIns="0" bIns="0" rtlCol="0"/>
                    </wps:wsp>
                    <wps:wsp xmlns:wps="http://schemas.microsoft.com/office/word/2010/wordprocessingShape">
                      <wps:cNvPr id="37509" name="Shape 37509"/>
                      <wps:cNvSpPr/>
                      <wps:spPr>
                        <a:xfrm>
                          <a:off x="0" y="362721"/>
                          <a:ext cx="6391085" cy="0"/>
                        </a:xfrm>
                        <a:custGeom>
                          <a:avLst/>
                          <a:gdLst/>
                          <a:rect l="0" t="0" r="0" b="0"/>
                          <a:pathLst>
                            <a:path fill="norm" w="6391085" stroke="1">
                              <a:moveTo>
                                <a:pt x="0" y="0"/>
                              </a:moveTo>
                              <a:lnTo>
                                <a:pt x="6391085" y="0"/>
                              </a:lnTo>
                            </a:path>
                          </a:pathLst>
                        </a:custGeom>
                        <a:ln w="5055">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7507" o:spid="_x0000_s2049" style="width:503.25pt;height:28.55pt;margin-top:13.35pt;margin-left:36.15pt;mso-position-horizontal-relative:page;mso-position-vertical-relative:page;position:absolute;z-index:251660288" coordsize="63910,3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508" o:spid="_x0000_s2050" type="#_x0000_t75" style="width:11554;height:2927;mso-wrap-style:square;position:absolute;visibility:visible">
                <v:imagedata r:id="rId1" o:title=""/>
              </v:shape>
              <v:rect id="Rectangle 37510" o:spid="_x0000_s2051" style="width:3435;height:1090;left:32729;mso-wrap-style:square;position:absolute;top:2296;visibility:visible;v-text-anchor:top" filled="f" stroked="f">
                <v:textbox inset="0,0,0,0">
                  <w:txbxContent>
                    <w:p w:rsidR="00AB14FD" w14:paraId="754DFF12" w14:textId="77777777">
                      <w:pPr>
                        <w:spacing w:after="160" w:line="259" w:lineRule="auto"/>
                        <w:ind w:left="0" w:firstLine="0"/>
                        <w:jc w:val="left"/>
                      </w:pPr>
                      <w:r>
                        <w:rPr>
                          <w:sz w:val="14"/>
                        </w:rPr>
                        <w:t>Author</w:t>
                      </w:r>
                    </w:p>
                  </w:txbxContent>
                </v:textbox>
              </v:rect>
              <v:rect id="Rectangle 37511" o:spid="_x0000_s2052" style="width:2554;height:1090;left:35557;mso-wrap-style:square;position:absolute;top:2296;visibility:visible;v-text-anchor:top" filled="f" stroked="f">
                <v:textbox inset="0,0,0,0">
                  <w:txbxContent>
                    <w:p w:rsidR="00AB14FD" w14:paraId="342B12CF" w14:textId="77777777">
                      <w:pPr>
                        <w:spacing w:after="160" w:line="259" w:lineRule="auto"/>
                        <w:ind w:left="0" w:firstLine="0"/>
                        <w:jc w:val="left"/>
                      </w:pPr>
                      <w:r>
                        <w:rPr>
                          <w:i/>
                          <w:sz w:val="14"/>
                        </w:rPr>
                        <w:t>et</w:t>
                      </w:r>
                      <w:r>
                        <w:rPr>
                          <w:i/>
                          <w:spacing w:val="7"/>
                          <w:sz w:val="14"/>
                        </w:rPr>
                        <w:t xml:space="preserve"> </w:t>
                      </w:r>
                      <w:r>
                        <w:rPr>
                          <w:i/>
                          <w:sz w:val="14"/>
                        </w:rPr>
                        <w:t>al.</w:t>
                      </w:r>
                    </w:p>
                  </w:txbxContent>
                </v:textbox>
              </v:rect>
              <v:rect id="Rectangle 37512" o:spid="_x0000_s2053" style="width:327;height:1090;left:37478;mso-wrap-style:square;position:absolute;top:2296;visibility:visible;v-text-anchor:top" filled="f" stroked="f">
                <v:textbox inset="0,0,0,0">
                  <w:txbxContent>
                    <w:p w:rsidR="00AB14FD" w14:paraId="2C9B1D29" w14:textId="77777777">
                      <w:pPr>
                        <w:spacing w:after="160" w:line="259" w:lineRule="auto"/>
                        <w:ind w:left="0" w:firstLine="0"/>
                        <w:jc w:val="left"/>
                      </w:pPr>
                      <w:r>
                        <w:rPr>
                          <w:sz w:val="14"/>
                        </w:rPr>
                        <w:t>:</w:t>
                      </w:r>
                    </w:p>
                  </w:txbxContent>
                </v:textbox>
              </v:rect>
              <v:rect id="Rectangle 37513" o:spid="_x0000_s2054" style="width:34501;height:1090;left:37970;mso-wrap-style:square;position:absolute;top:2296;visibility:visible;v-text-anchor:top" filled="f" stroked="f">
                <v:textbox inset="0,0,0,0">
                  <w:txbxContent>
                    <w:p w:rsidR="00AB14FD" w14:paraId="6E245DEB" w14:textId="77777777">
                      <w:pPr>
                        <w:spacing w:after="160" w:line="259" w:lineRule="auto"/>
                        <w:ind w:left="0" w:firstLine="0"/>
                        <w:jc w:val="left"/>
                      </w:pPr>
                      <w:r>
                        <w:rPr>
                          <w:sz w:val="14"/>
                        </w:rPr>
                        <w:t>Preparation</w:t>
                      </w:r>
                      <w:r>
                        <w:rPr>
                          <w:spacing w:val="7"/>
                          <w:sz w:val="14"/>
                        </w:rPr>
                        <w:t xml:space="preserve"> </w:t>
                      </w:r>
                      <w:r>
                        <w:rPr>
                          <w:sz w:val="14"/>
                        </w:rPr>
                        <w:t>of</w:t>
                      </w:r>
                      <w:r>
                        <w:rPr>
                          <w:spacing w:val="7"/>
                          <w:sz w:val="14"/>
                        </w:rPr>
                        <w:t xml:space="preserve"> </w:t>
                      </w:r>
                      <w:r>
                        <w:rPr>
                          <w:sz w:val="14"/>
                        </w:rPr>
                        <w:t>Papers</w:t>
                      </w:r>
                      <w:r>
                        <w:rPr>
                          <w:spacing w:val="7"/>
                          <w:sz w:val="14"/>
                        </w:rPr>
                        <w:t xml:space="preserve"> </w:t>
                      </w:r>
                      <w:r>
                        <w:rPr>
                          <w:sz w:val="14"/>
                        </w:rPr>
                        <w:t>for</w:t>
                      </w:r>
                      <w:r>
                        <w:rPr>
                          <w:spacing w:val="7"/>
                          <w:sz w:val="14"/>
                        </w:rPr>
                        <w:t xml:space="preserve"> </w:t>
                      </w:r>
                      <w:r>
                        <w:rPr>
                          <w:sz w:val="14"/>
                        </w:rPr>
                        <w:t>IEEE</w:t>
                      </w:r>
                      <w:r>
                        <w:rPr>
                          <w:spacing w:val="7"/>
                          <w:sz w:val="14"/>
                        </w:rPr>
                        <w:t xml:space="preserve"> </w:t>
                      </w:r>
                      <w:r>
                        <w:rPr>
                          <w:sz w:val="14"/>
                        </w:rPr>
                        <w:t>TRANSACTIONS</w:t>
                      </w:r>
                      <w:r>
                        <w:rPr>
                          <w:spacing w:val="7"/>
                          <w:sz w:val="14"/>
                        </w:rPr>
                        <w:t xml:space="preserve"> </w:t>
                      </w:r>
                      <w:r>
                        <w:rPr>
                          <w:sz w:val="14"/>
                        </w:rPr>
                        <w:t>and</w:t>
                      </w:r>
                      <w:r>
                        <w:rPr>
                          <w:spacing w:val="7"/>
                          <w:sz w:val="14"/>
                        </w:rPr>
                        <w:t xml:space="preserve"> </w:t>
                      </w:r>
                      <w:r>
                        <w:rPr>
                          <w:sz w:val="14"/>
                        </w:rPr>
                        <w:t>JOURNALS</w:t>
                      </w:r>
                    </w:p>
                  </w:txbxContent>
                </v:textbox>
              </v:rect>
              <v:shape id="Shape 37509" o:spid="_x0000_s2055" style="width:63910;height:0;mso-wrap-style:square;position:absolute;top:3627;visibility:visible;v-text-anchor:top" coordsize="6391085,0" path="m,l6391085,e" filled="f" strokeweight="0.4pt">
                <v:stroke joinstyle="miter"/>
                <v:path arrowok="t" textboxrect="0,0,6391085,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B14FD" w14:paraId="22207C1D" w14:textId="77777777">
    <w:pPr>
      <w:spacing w:after="0" w:line="259" w:lineRule="auto"/>
      <w:ind w:left="-723" w:right="9437"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459359</wp:posOffset>
              </wp:positionH>
              <wp:positionV relativeFrom="page">
                <wp:posOffset>169702</wp:posOffset>
              </wp:positionV>
              <wp:extent cx="6391117" cy="362721"/>
              <wp:effectExtent l="0" t="0" r="0" b="0"/>
              <wp:wrapSquare wrapText="bothSides"/>
              <wp:docPr id="37488" name="Group 37488"/>
              <wp:cNvGraphicFramePr/>
              <a:graphic xmlns:a="http://schemas.openxmlformats.org/drawingml/2006/main">
                <a:graphicData uri="http://schemas.microsoft.com/office/word/2010/wordprocessingGroup">
                  <wpg:wgp xmlns:wpg="http://schemas.microsoft.com/office/word/2010/wordprocessingGroup">
                    <wpg:cNvGrpSpPr/>
                    <wpg:grpSpPr>
                      <a:xfrm>
                        <a:off x="0" y="0"/>
                        <a:ext cx="6391117" cy="362721"/>
                        <a:chOff x="0" y="0"/>
                        <a:chExt cx="6391117" cy="362721"/>
                      </a:xfrm>
                    </wpg:grpSpPr>
                    <wps:wsp xmlns:wps="http://schemas.microsoft.com/office/word/2010/wordprocessingShape">
                      <wps:cNvPr id="37491" name="Rectangle 37491"/>
                      <wps:cNvSpPr/>
                      <wps:spPr>
                        <a:xfrm>
                          <a:off x="0" y="229658"/>
                          <a:ext cx="343489" cy="108960"/>
                        </a:xfrm>
                        <a:prstGeom prst="rect">
                          <a:avLst/>
                        </a:prstGeom>
                        <a:ln>
                          <a:noFill/>
                        </a:ln>
                      </wps:spPr>
                      <wps:txbx>
                        <w:txbxContent>
                          <w:p w:rsidR="00AB14FD" w14:textId="77777777">
                            <w:pPr>
                              <w:spacing w:after="160" w:line="259" w:lineRule="auto"/>
                              <w:ind w:left="0" w:firstLine="0"/>
                              <w:jc w:val="left"/>
                            </w:pPr>
                            <w:r>
                              <w:rPr>
                                <w:sz w:val="14"/>
                              </w:rPr>
                              <w:t>Author</w:t>
                            </w:r>
                          </w:p>
                        </w:txbxContent>
                      </wps:txbx>
                      <wps:bodyPr horzOverflow="overflow" vert="horz" lIns="0" tIns="0" rIns="0" bIns="0" rtlCol="0"/>
                    </wps:wsp>
                    <wps:wsp xmlns:wps="http://schemas.microsoft.com/office/word/2010/wordprocessingShape">
                      <wps:cNvPr id="37492" name="Rectangle 37492"/>
                      <wps:cNvSpPr/>
                      <wps:spPr>
                        <a:xfrm>
                          <a:off x="282880" y="229658"/>
                          <a:ext cx="255378" cy="108960"/>
                        </a:xfrm>
                        <a:prstGeom prst="rect">
                          <a:avLst/>
                        </a:prstGeom>
                        <a:ln>
                          <a:noFill/>
                        </a:ln>
                      </wps:spPr>
                      <wps:txbx>
                        <w:txbxContent>
                          <w:p w:rsidR="00AB14FD" w14:textId="77777777">
                            <w:pPr>
                              <w:spacing w:after="160" w:line="259" w:lineRule="auto"/>
                              <w:ind w:left="0" w:firstLine="0"/>
                              <w:jc w:val="left"/>
                            </w:pPr>
                            <w:r>
                              <w:rPr>
                                <w:i/>
                                <w:sz w:val="14"/>
                              </w:rPr>
                              <w:t>et</w:t>
                            </w:r>
                            <w:r>
                              <w:rPr>
                                <w:i/>
                                <w:spacing w:val="7"/>
                                <w:sz w:val="14"/>
                              </w:rPr>
                              <w:t xml:space="preserve"> </w:t>
                            </w:r>
                            <w:r>
                              <w:rPr>
                                <w:i/>
                                <w:sz w:val="14"/>
                              </w:rPr>
                              <w:t>al.</w:t>
                            </w:r>
                          </w:p>
                        </w:txbxContent>
                      </wps:txbx>
                      <wps:bodyPr horzOverflow="overflow" vert="horz" lIns="0" tIns="0" rIns="0" bIns="0" rtlCol="0"/>
                    </wps:wsp>
                    <wps:wsp xmlns:wps="http://schemas.microsoft.com/office/word/2010/wordprocessingShape">
                      <wps:cNvPr id="37493" name="Rectangle 37493"/>
                      <wps:cNvSpPr/>
                      <wps:spPr>
                        <a:xfrm>
                          <a:off x="474891" y="229658"/>
                          <a:ext cx="32747" cy="108960"/>
                        </a:xfrm>
                        <a:prstGeom prst="rect">
                          <a:avLst/>
                        </a:prstGeom>
                        <a:ln>
                          <a:noFill/>
                        </a:ln>
                      </wps:spPr>
                      <wps:txbx>
                        <w:txbxContent>
                          <w:p w:rsidR="00AB14FD" w14:textId="77777777">
                            <w:pPr>
                              <w:spacing w:after="160" w:line="259" w:lineRule="auto"/>
                              <w:ind w:left="0" w:firstLine="0"/>
                              <w:jc w:val="left"/>
                            </w:pPr>
                            <w:r>
                              <w:rPr>
                                <w:sz w:val="14"/>
                              </w:rPr>
                              <w:t>:</w:t>
                            </w:r>
                          </w:p>
                        </w:txbxContent>
                      </wps:txbx>
                      <wps:bodyPr horzOverflow="overflow" vert="horz" lIns="0" tIns="0" rIns="0" bIns="0" rtlCol="0"/>
                    </wps:wsp>
                    <wps:wsp xmlns:wps="http://schemas.microsoft.com/office/word/2010/wordprocessingShape">
                      <wps:cNvPr id="37494" name="Rectangle 37494"/>
                      <wps:cNvSpPr/>
                      <wps:spPr>
                        <a:xfrm>
                          <a:off x="524135" y="229658"/>
                          <a:ext cx="3450082" cy="108960"/>
                        </a:xfrm>
                        <a:prstGeom prst="rect">
                          <a:avLst/>
                        </a:prstGeom>
                        <a:ln>
                          <a:noFill/>
                        </a:ln>
                      </wps:spPr>
                      <wps:txbx>
                        <w:txbxContent>
                          <w:p w:rsidR="00AB14FD" w14:textId="77777777">
                            <w:pPr>
                              <w:spacing w:after="160" w:line="259" w:lineRule="auto"/>
                              <w:ind w:left="0" w:firstLine="0"/>
                              <w:jc w:val="left"/>
                            </w:pPr>
                            <w:r>
                              <w:rPr>
                                <w:sz w:val="14"/>
                              </w:rPr>
                              <w:t>Preparation</w:t>
                            </w:r>
                            <w:r>
                              <w:rPr>
                                <w:spacing w:val="7"/>
                                <w:sz w:val="14"/>
                              </w:rPr>
                              <w:t xml:space="preserve"> </w:t>
                            </w:r>
                            <w:r>
                              <w:rPr>
                                <w:sz w:val="14"/>
                              </w:rPr>
                              <w:t>of</w:t>
                            </w:r>
                            <w:r>
                              <w:rPr>
                                <w:spacing w:val="7"/>
                                <w:sz w:val="14"/>
                              </w:rPr>
                              <w:t xml:space="preserve"> </w:t>
                            </w:r>
                            <w:r>
                              <w:rPr>
                                <w:sz w:val="14"/>
                              </w:rPr>
                              <w:t>Papers</w:t>
                            </w:r>
                            <w:r>
                              <w:rPr>
                                <w:spacing w:val="7"/>
                                <w:sz w:val="14"/>
                              </w:rPr>
                              <w:t xml:space="preserve"> </w:t>
                            </w:r>
                            <w:r>
                              <w:rPr>
                                <w:sz w:val="14"/>
                              </w:rPr>
                              <w:t>for</w:t>
                            </w:r>
                            <w:r>
                              <w:rPr>
                                <w:spacing w:val="7"/>
                                <w:sz w:val="14"/>
                              </w:rPr>
                              <w:t xml:space="preserve"> </w:t>
                            </w:r>
                            <w:r>
                              <w:rPr>
                                <w:sz w:val="14"/>
                              </w:rPr>
                              <w:t>IEEE</w:t>
                            </w:r>
                            <w:r>
                              <w:rPr>
                                <w:spacing w:val="7"/>
                                <w:sz w:val="14"/>
                              </w:rPr>
                              <w:t xml:space="preserve"> </w:t>
                            </w:r>
                            <w:r>
                              <w:rPr>
                                <w:sz w:val="14"/>
                              </w:rPr>
                              <w:t>TRANSACTIONS</w:t>
                            </w:r>
                            <w:r>
                              <w:rPr>
                                <w:spacing w:val="7"/>
                                <w:sz w:val="14"/>
                              </w:rPr>
                              <w:t xml:space="preserve"> </w:t>
                            </w:r>
                            <w:r>
                              <w:rPr>
                                <w:sz w:val="14"/>
                              </w:rPr>
                              <w:t>and</w:t>
                            </w:r>
                            <w:r>
                              <w:rPr>
                                <w:spacing w:val="7"/>
                                <w:sz w:val="14"/>
                              </w:rPr>
                              <w:t xml:space="preserve"> </w:t>
                            </w:r>
                            <w:r>
                              <w:rPr>
                                <w:sz w:val="14"/>
                              </w:rPr>
                              <w:t>JOURNALS</w:t>
                            </w:r>
                          </w:p>
                        </w:txbxContent>
                      </wps:txbx>
                      <wps:bodyPr horzOverflow="overflow" vert="horz" lIns="0" tIns="0" rIns="0" bIns="0" rtlCol="0"/>
                    </wps:wsp>
                    <pic:pic xmlns:pic="http://schemas.openxmlformats.org/drawingml/2006/picture">
                      <pic:nvPicPr>
                        <pic:cNvPr id="37489" name="Picture 37489"/>
                        <pic:cNvPicPr/>
                      </pic:nvPicPr>
                      <pic:blipFill>
                        <a:blip xmlns:r="http://schemas.openxmlformats.org/officeDocument/2006/relationships" r:embed="rId1"/>
                        <a:stretch>
                          <a:fillRect/>
                        </a:stretch>
                      </pic:blipFill>
                      <pic:spPr>
                        <a:xfrm>
                          <a:off x="5235652" y="0"/>
                          <a:ext cx="1155466" cy="292718"/>
                        </a:xfrm>
                        <a:prstGeom prst="rect">
                          <a:avLst/>
                        </a:prstGeom>
                      </pic:spPr>
                    </pic:pic>
                    <wps:wsp xmlns:wps="http://schemas.microsoft.com/office/word/2010/wordprocessingShape">
                      <wps:cNvPr id="37490" name="Shape 37490"/>
                      <wps:cNvSpPr/>
                      <wps:spPr>
                        <a:xfrm>
                          <a:off x="0" y="362721"/>
                          <a:ext cx="6391085" cy="0"/>
                        </a:xfrm>
                        <a:custGeom>
                          <a:avLst/>
                          <a:gdLst/>
                          <a:rect l="0" t="0" r="0" b="0"/>
                          <a:pathLst>
                            <a:path fill="norm" w="6391085" stroke="1">
                              <a:moveTo>
                                <a:pt x="0" y="0"/>
                              </a:moveTo>
                              <a:lnTo>
                                <a:pt x="6391085" y="0"/>
                              </a:lnTo>
                            </a:path>
                          </a:pathLst>
                        </a:custGeom>
                        <a:ln w="5055">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7488" o:spid="_x0000_s2056" style="width:503.25pt;height:28.55pt;margin-top:13.35pt;margin-left:36.15pt;mso-position-horizontal-relative:page;mso-position-vertical-relative:page;position:absolute;z-index:251662336" coordsize="63911,3627">
              <v:rect id="Rectangle 37491" o:spid="_x0000_s2057" style="width:3434;height:1090;mso-wrap-style:square;position:absolute;top:2296;visibility:visible;v-text-anchor:top" filled="f" stroked="f">
                <v:textbox inset="0,0,0,0">
                  <w:txbxContent>
                    <w:p w:rsidR="00AB14FD" w14:paraId="5686017F" w14:textId="77777777">
                      <w:pPr>
                        <w:spacing w:after="160" w:line="259" w:lineRule="auto"/>
                        <w:ind w:left="0" w:firstLine="0"/>
                        <w:jc w:val="left"/>
                      </w:pPr>
                      <w:r>
                        <w:rPr>
                          <w:sz w:val="14"/>
                        </w:rPr>
                        <w:t>Author</w:t>
                      </w:r>
                    </w:p>
                  </w:txbxContent>
                </v:textbox>
              </v:rect>
              <v:rect id="Rectangle 37492" o:spid="_x0000_s2058" style="width:2554;height:1090;left:2828;mso-wrap-style:square;position:absolute;top:2296;visibility:visible;v-text-anchor:top" filled="f" stroked="f">
                <v:textbox inset="0,0,0,0">
                  <w:txbxContent>
                    <w:p w:rsidR="00AB14FD" w14:paraId="5211C119" w14:textId="77777777">
                      <w:pPr>
                        <w:spacing w:after="160" w:line="259" w:lineRule="auto"/>
                        <w:ind w:left="0" w:firstLine="0"/>
                        <w:jc w:val="left"/>
                      </w:pPr>
                      <w:r>
                        <w:rPr>
                          <w:i/>
                          <w:sz w:val="14"/>
                        </w:rPr>
                        <w:t>et</w:t>
                      </w:r>
                      <w:r>
                        <w:rPr>
                          <w:i/>
                          <w:spacing w:val="7"/>
                          <w:sz w:val="14"/>
                        </w:rPr>
                        <w:t xml:space="preserve"> </w:t>
                      </w:r>
                      <w:r>
                        <w:rPr>
                          <w:i/>
                          <w:sz w:val="14"/>
                        </w:rPr>
                        <w:t>al.</w:t>
                      </w:r>
                    </w:p>
                  </w:txbxContent>
                </v:textbox>
              </v:rect>
              <v:rect id="Rectangle 37493" o:spid="_x0000_s2059" style="width:328;height:1090;left:4748;mso-wrap-style:square;position:absolute;top:2296;visibility:visible;v-text-anchor:top" filled="f" stroked="f">
                <v:textbox inset="0,0,0,0">
                  <w:txbxContent>
                    <w:p w:rsidR="00AB14FD" w14:paraId="72D89D86" w14:textId="77777777">
                      <w:pPr>
                        <w:spacing w:after="160" w:line="259" w:lineRule="auto"/>
                        <w:ind w:left="0" w:firstLine="0"/>
                        <w:jc w:val="left"/>
                      </w:pPr>
                      <w:r>
                        <w:rPr>
                          <w:sz w:val="14"/>
                        </w:rPr>
                        <w:t>:</w:t>
                      </w:r>
                    </w:p>
                  </w:txbxContent>
                </v:textbox>
              </v:rect>
              <v:rect id="Rectangle 37494" o:spid="_x0000_s2060" style="width:34501;height:1090;left:5241;mso-wrap-style:square;position:absolute;top:2296;visibility:visible;v-text-anchor:top" filled="f" stroked="f">
                <v:textbox inset="0,0,0,0">
                  <w:txbxContent>
                    <w:p w:rsidR="00AB14FD" w14:paraId="1627E6E4" w14:textId="77777777">
                      <w:pPr>
                        <w:spacing w:after="160" w:line="259" w:lineRule="auto"/>
                        <w:ind w:left="0" w:firstLine="0"/>
                        <w:jc w:val="left"/>
                      </w:pPr>
                      <w:r>
                        <w:rPr>
                          <w:sz w:val="14"/>
                        </w:rPr>
                        <w:t>Preparation</w:t>
                      </w:r>
                      <w:r>
                        <w:rPr>
                          <w:spacing w:val="7"/>
                          <w:sz w:val="14"/>
                        </w:rPr>
                        <w:t xml:space="preserve"> </w:t>
                      </w:r>
                      <w:r>
                        <w:rPr>
                          <w:sz w:val="14"/>
                        </w:rPr>
                        <w:t>of</w:t>
                      </w:r>
                      <w:r>
                        <w:rPr>
                          <w:spacing w:val="7"/>
                          <w:sz w:val="14"/>
                        </w:rPr>
                        <w:t xml:space="preserve"> </w:t>
                      </w:r>
                      <w:r>
                        <w:rPr>
                          <w:sz w:val="14"/>
                        </w:rPr>
                        <w:t>Papers</w:t>
                      </w:r>
                      <w:r>
                        <w:rPr>
                          <w:spacing w:val="7"/>
                          <w:sz w:val="14"/>
                        </w:rPr>
                        <w:t xml:space="preserve"> </w:t>
                      </w:r>
                      <w:r>
                        <w:rPr>
                          <w:sz w:val="14"/>
                        </w:rPr>
                        <w:t>for</w:t>
                      </w:r>
                      <w:r>
                        <w:rPr>
                          <w:spacing w:val="7"/>
                          <w:sz w:val="14"/>
                        </w:rPr>
                        <w:t xml:space="preserve"> </w:t>
                      </w:r>
                      <w:r>
                        <w:rPr>
                          <w:sz w:val="14"/>
                        </w:rPr>
                        <w:t>IEEE</w:t>
                      </w:r>
                      <w:r>
                        <w:rPr>
                          <w:spacing w:val="7"/>
                          <w:sz w:val="14"/>
                        </w:rPr>
                        <w:t xml:space="preserve"> </w:t>
                      </w:r>
                      <w:r>
                        <w:rPr>
                          <w:sz w:val="14"/>
                        </w:rPr>
                        <w:t>TRANSACTIONS</w:t>
                      </w:r>
                      <w:r>
                        <w:rPr>
                          <w:spacing w:val="7"/>
                          <w:sz w:val="14"/>
                        </w:rPr>
                        <w:t xml:space="preserve"> </w:t>
                      </w:r>
                      <w:r>
                        <w:rPr>
                          <w:sz w:val="14"/>
                        </w:rPr>
                        <w:t>and</w:t>
                      </w:r>
                      <w:r>
                        <w:rPr>
                          <w:spacing w:val="7"/>
                          <w:sz w:val="14"/>
                        </w:rPr>
                        <w:t xml:space="preserve"> </w:t>
                      </w:r>
                      <w:r>
                        <w:rPr>
                          <w:sz w:val="14"/>
                        </w:rPr>
                        <w:t>JOURNALS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489" o:spid="_x0000_s2061" type="#_x0000_t75" style="width:11555;height:2927;left:52356;mso-wrap-style:square;position:absolute;visibility:visible">
                <v:imagedata r:id="rId1" o:title=""/>
              </v:shape>
              <v:shape id="Shape 37490" o:spid="_x0000_s2062" style="width:63910;height:0;mso-wrap-style:square;position:absolute;top:3627;visibility:visible;v-text-anchor:top" coordsize="6391085,0" path="m,l6391085,e" filled="f" strokeweight="0.4pt">
                <v:stroke joinstyle="miter"/>
                <v:path arrowok="t" textboxrect="0,0,6391085,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B14FD" w14:paraId="444A5513" w14:textId="77777777">
    <w:pPr>
      <w:spacing w:after="0" w:line="259" w:lineRule="auto"/>
      <w:ind w:left="-723" w:right="9437" w:firstLine="0"/>
      <w:jc w:val="left"/>
    </w:pPr>
    <w:r>
      <w:rPr>
        <w:noProof/>
        <w:sz w:val="22"/>
      </w:rPr>
      <mc:AlternateContent>
        <mc:Choice Requires="wpg">
          <w:drawing>
            <wp:anchor distT="0" distB="0" distL="114300" distR="114300" simplePos="0" relativeHeight="251663360" behindDoc="0" locked="0" layoutInCell="1" allowOverlap="1">
              <wp:simplePos x="0" y="0"/>
              <wp:positionH relativeFrom="page">
                <wp:posOffset>459359</wp:posOffset>
              </wp:positionH>
              <wp:positionV relativeFrom="page">
                <wp:posOffset>501142</wp:posOffset>
              </wp:positionV>
              <wp:extent cx="6391085" cy="5055"/>
              <wp:effectExtent l="0" t="0" r="0" b="0"/>
              <wp:wrapSquare wrapText="bothSides"/>
              <wp:docPr id="37481" name="Group 37481"/>
              <wp:cNvGraphicFramePr/>
              <a:graphic xmlns:a="http://schemas.openxmlformats.org/drawingml/2006/main">
                <a:graphicData uri="http://schemas.microsoft.com/office/word/2010/wordprocessingGroup">
                  <wpg:wgp xmlns:wpg="http://schemas.microsoft.com/office/word/2010/wordprocessingGroup">
                    <wpg:cNvGrpSpPr/>
                    <wpg:grpSpPr>
                      <a:xfrm>
                        <a:off x="0" y="0"/>
                        <a:ext cx="6391085" cy="5055"/>
                        <a:chOff x="0" y="0"/>
                        <a:chExt cx="6391085" cy="5055"/>
                      </a:xfrm>
                    </wpg:grpSpPr>
                    <wps:wsp xmlns:wps="http://schemas.microsoft.com/office/word/2010/wordprocessingShape">
                      <wps:cNvPr id="37482" name="Shape 37482"/>
                      <wps:cNvSpPr/>
                      <wps:spPr>
                        <a:xfrm>
                          <a:off x="0" y="0"/>
                          <a:ext cx="6391085" cy="0"/>
                        </a:xfrm>
                        <a:custGeom>
                          <a:avLst/>
                          <a:gdLst/>
                          <a:rect l="0" t="0" r="0" b="0"/>
                          <a:pathLst>
                            <a:path fill="norm" w="6391085" stroke="1">
                              <a:moveTo>
                                <a:pt x="0" y="0"/>
                              </a:moveTo>
                              <a:lnTo>
                                <a:pt x="6391085" y="0"/>
                              </a:lnTo>
                            </a:path>
                          </a:pathLst>
                        </a:custGeom>
                        <a:ln w="5055">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id="_x0000_s2063" style="width:503.24pt;height:0.4pt;margin-top:39.46pt;margin-left:36.17pt;mso-position-horizontal-relative:page;mso-position-vertical-relative:page;position:absolute;z-index:251659264" coordsize="63910,50">
              <v:shape id="_x0000_s2064" style="width:63910;height:0;position:absolute" coordsize="6391085,0" path="m,l6391085,e" filled="f" fillcolor="black" stroked="t" strokecolor="#181717">
                <v:fill opacity="0"/>
                <v:stroke joinstyle="miter" endcap="flat"/>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547037E"/>
    <w:multiLevelType w:val="hybridMultilevel"/>
    <w:tmpl w:val="8F727D1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26F0037F"/>
    <w:multiLevelType w:val="hybridMultilevel"/>
    <w:tmpl w:val="F954BD9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3FDC1DB7"/>
    <w:multiLevelType w:val="hybridMultilevel"/>
    <w:tmpl w:val="49FEEB44"/>
    <w:lvl w:ilvl="0">
      <w:start w:val="1"/>
      <w:numFmt w:val="decimal"/>
      <w:lvlText w:val="[%1]"/>
      <w:lvlJc w:val="left"/>
      <w:pPr>
        <w:ind w:left="5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1"/>
      <w:numFmt w:val="lowerLetter"/>
      <w:lvlText w:val="%2"/>
      <w:lvlJc w:val="left"/>
      <w:pPr>
        <w:ind w:left="1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7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4FD"/>
    <w:rsid w:val="00115504"/>
    <w:rsid w:val="001C4A03"/>
    <w:rsid w:val="0026415F"/>
    <w:rsid w:val="003B3E47"/>
    <w:rsid w:val="003C6D23"/>
    <w:rsid w:val="005679FB"/>
    <w:rsid w:val="00595465"/>
    <w:rsid w:val="007C41E4"/>
    <w:rsid w:val="007D2AC2"/>
    <w:rsid w:val="008412C6"/>
    <w:rsid w:val="00920D08"/>
    <w:rsid w:val="009F1883"/>
    <w:rsid w:val="00A0384F"/>
    <w:rsid w:val="00AB14FD"/>
    <w:rsid w:val="00C541C7"/>
    <w:rsid w:val="00CD2256"/>
    <w:rsid w:val="00D25CBF"/>
    <w:rsid w:val="00E26C0B"/>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5:docId w15:val="{7B01948C-92AE-41F5-BBA1-B3A8A268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48"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21" w:line="261" w:lineRule="auto"/>
      <w:ind w:left="20" w:firstLine="10"/>
      <w:outlineLvl w:val="0"/>
    </w:pPr>
    <w:rPr>
      <w:rFonts w:ascii="Calibri" w:eastAsia="Calibri" w:hAnsi="Calibri" w:cs="Calibri"/>
      <w:b/>
      <w:i/>
      <w:color w:val="555655"/>
      <w:sz w:val="18"/>
    </w:rPr>
  </w:style>
  <w:style w:type="paragraph" w:styleId="Heading2">
    <w:name w:val="heading 2"/>
    <w:next w:val="Normal"/>
    <w:link w:val="Heading2Char"/>
    <w:uiPriority w:val="9"/>
    <w:unhideWhenUsed/>
    <w:qFormat/>
    <w:pPr>
      <w:keepNext/>
      <w:keepLines/>
      <w:spacing w:after="1"/>
      <w:ind w:left="30" w:hanging="10"/>
      <w:outlineLvl w:val="1"/>
    </w:pPr>
    <w:rPr>
      <w:rFonts w:ascii="Calibri" w:eastAsia="Calibri" w:hAnsi="Calibri" w:cs="Calibri"/>
      <w:b/>
      <w:color w:val="006898"/>
      <w:sz w:val="18"/>
    </w:rPr>
  </w:style>
  <w:style w:type="paragraph" w:styleId="Heading3">
    <w:name w:val="heading 3"/>
    <w:next w:val="Normal"/>
    <w:link w:val="Heading3Char"/>
    <w:uiPriority w:val="9"/>
    <w:unhideWhenUsed/>
    <w:qFormat/>
    <w:pPr>
      <w:keepNext/>
      <w:keepLines/>
      <w:spacing w:after="1"/>
      <w:ind w:left="30" w:hanging="10"/>
      <w:outlineLvl w:val="2"/>
    </w:pPr>
    <w:rPr>
      <w:rFonts w:ascii="Calibri" w:eastAsia="Calibri" w:hAnsi="Calibri" w:cs="Calibri"/>
      <w:b/>
      <w:color w:val="00689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i/>
      <w:color w:val="555655"/>
      <w:sz w:val="18"/>
    </w:rPr>
  </w:style>
  <w:style w:type="character" w:customStyle="1" w:styleId="Heading3Char">
    <w:name w:val="Heading 3 Char"/>
    <w:link w:val="Heading3"/>
    <w:rPr>
      <w:rFonts w:ascii="Calibri" w:eastAsia="Calibri" w:hAnsi="Calibri" w:cs="Calibri"/>
      <w:b/>
      <w:color w:val="006898"/>
      <w:sz w:val="18"/>
    </w:rPr>
  </w:style>
  <w:style w:type="character" w:customStyle="1" w:styleId="Heading2Char">
    <w:name w:val="Heading 2 Char"/>
    <w:link w:val="Heading2"/>
    <w:rPr>
      <w:rFonts w:ascii="Calibri" w:eastAsia="Calibri" w:hAnsi="Calibri" w:cs="Calibri"/>
      <w:b/>
      <w:color w:val="006898"/>
      <w:sz w:val="1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72"/>
    <w:qFormat/>
    <w:rsid w:val="001C4A03"/>
    <w:pPr>
      <w:spacing w:after="200" w:line="240" w:lineRule="auto"/>
      <w:ind w:left="720" w:firstLine="0"/>
      <w:contextualSpacing/>
      <w:jc w:val="left"/>
    </w:pPr>
    <w:rPr>
      <w:rFonts w:ascii="Cambria" w:eastAsia="Cambria" w:hAnsi="Cambria" w:cs="Times New Roman"/>
      <w:color w:val="auto"/>
      <w:sz w:val="24"/>
      <w:szCs w:val="24"/>
    </w:rPr>
  </w:style>
  <w:style w:type="character" w:styleId="CommentReference">
    <w:name w:val="annotation reference"/>
    <w:basedOn w:val="DefaultParagraphFont"/>
    <w:uiPriority w:val="99"/>
    <w:rsid w:val="000F3DF7"/>
    <w:rPr>
      <w:sz w:val="16"/>
      <w:szCs w:val="16"/>
    </w:rPr>
  </w:style>
  <w:style w:type="paragraph" w:customStyle="1" w:styleId="preflight-heading">
    <w:name w:val="preflight-heading"/>
    <w:pPr>
      <w:spacing w:before="60" w:after="60"/>
    </w:pPr>
    <w:rPr>
      <w:b/>
      <w:i w:val="0"/>
      <w:color w:val="000000"/>
      <w:sz w:val="20"/>
      <w:u w:val="none"/>
    </w:rPr>
  </w:style>
  <w:style w:type="paragraph" w:customStyle="1" w:styleId="preflight-description">
    <w:name w:val="preflight-description"/>
    <w:pPr>
      <w:spacing w:before="60" w:after="60"/>
    </w:pPr>
    <w:rPr>
      <w:b w:val="0"/>
      <w:i w:val="0"/>
      <w:color w:val="000000"/>
      <w:sz w:val="20"/>
      <w:u w:val="none"/>
    </w:rPr>
  </w:style>
  <w:style w:type="paragraph" w:customStyle="1" w:styleId="preflight-link">
    <w:name w:val="preflight-link"/>
    <w:pPr>
      <w:spacing w:before="60" w:after="60"/>
    </w:pPr>
    <w:rPr>
      <w:b w:val="0"/>
      <w:i w:val="0"/>
      <w:color w:val="0000FF"/>
      <w:sz w:val="20"/>
      <w:u w:val="single"/>
    </w:rPr>
  </w:style>
  <w:style w:type="paragraph" w:customStyle="1" w:styleId="preflight-example">
    <w:name w:val="preflight-example"/>
    <w:pPr>
      <w:spacing w:before="180" w:after="60"/>
    </w:pPr>
    <w:rPr>
      <w:b w:val="0"/>
      <w:i/>
      <w:color w:val="000000"/>
      <w:sz w:val="2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header" Target="header3.xml" /><Relationship Id="rId14" Type="http://schemas.openxmlformats.org/officeDocument/2006/relationships/footer" Target="footer3.xml" /><Relationship Id="rId15" Type="http://schemas.openxmlformats.org/officeDocument/2006/relationships/image" Target="media/image5.jpeg" /><Relationship Id="rId16" Type="http://schemas.openxmlformats.org/officeDocument/2006/relationships/image" Target="media/image6.jpeg" /><Relationship Id="rId17" Type="http://schemas.openxmlformats.org/officeDocument/2006/relationships/image" Target="media/image7.png" /><Relationship Id="rId18" Type="http://schemas.openxmlformats.org/officeDocument/2006/relationships/image" Target="media/image8.png" /><Relationship Id="rId19" Type="http://schemas.openxmlformats.org/officeDocument/2006/relationships/image" Target="media/image9.png"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image" Target="media/image11.png" /><Relationship Id="rId22" Type="http://schemas.openxmlformats.org/officeDocument/2006/relationships/image" Target="media/image12.png" /><Relationship Id="rId23" Type="http://schemas.openxmlformats.org/officeDocument/2006/relationships/image" Target="media/image13.png" /><Relationship Id="rId24" Type="http://schemas.openxmlformats.org/officeDocument/2006/relationships/image" Target="media/image14.png" /><Relationship Id="rId25" Type="http://schemas.openxmlformats.org/officeDocument/2006/relationships/image" Target="media/image15.png" /><Relationship Id="rId26" Type="http://schemas.openxmlformats.org/officeDocument/2006/relationships/image" Target="media/image16.png" /><Relationship Id="rId27" Type="http://schemas.openxmlformats.org/officeDocument/2006/relationships/image" Target="media/image17.png" /><Relationship Id="rId28" Type="http://schemas.openxmlformats.org/officeDocument/2006/relationships/image" Target="media/image18.png" /><Relationship Id="rId29" Type="http://schemas.openxmlformats.org/officeDocument/2006/relationships/image" Target="media/image19.png" /><Relationship Id="rId3" Type="http://schemas.openxmlformats.org/officeDocument/2006/relationships/fontTable" Target="fontTable.xml" /><Relationship Id="rId30" Type="http://schemas.openxmlformats.org/officeDocument/2006/relationships/image" Target="media/image20.png" /><Relationship Id="rId31" Type="http://schemas.openxmlformats.org/officeDocument/2006/relationships/image" Target="media/image21.png" /><Relationship Id="rId32" Type="http://schemas.openxmlformats.org/officeDocument/2006/relationships/image" Target="media/image22.png" /><Relationship Id="rId33" Type="http://schemas.openxmlformats.org/officeDocument/2006/relationships/image" Target="media/image23.png" /><Relationship Id="rId34" Type="http://schemas.openxmlformats.org/officeDocument/2006/relationships/image" Target="media/image24.jpeg" /><Relationship Id="rId35" Type="http://schemas.openxmlformats.org/officeDocument/2006/relationships/image" Target="media/image25.jpeg" /><Relationship Id="rId36" Type="http://schemas.openxmlformats.org/officeDocument/2006/relationships/image" Target="media/image26.jpeg" /><Relationship Id="rId37" Type="http://schemas.openxmlformats.org/officeDocument/2006/relationships/image" Target="media/image27.jpeg" /><Relationship Id="rId38" Type="http://schemas.openxmlformats.org/officeDocument/2006/relationships/image" Target="media/image28.jpeg" /><Relationship Id="rId39" Type="http://schemas.openxmlformats.org/officeDocument/2006/relationships/image" Target="media/image29.jpeg" /><Relationship Id="rId4" Type="http://schemas.openxmlformats.org/officeDocument/2006/relationships/image" Target="media/image1.png" /><Relationship Id="rId40" Type="http://schemas.openxmlformats.org/officeDocument/2006/relationships/image" Target="media/image30.jpeg" /><Relationship Id="rId41" Type="http://schemas.openxmlformats.org/officeDocument/2006/relationships/image" Target="media/image31.jpeg" /><Relationship Id="rId42" Type="http://schemas.openxmlformats.org/officeDocument/2006/relationships/image" Target="media/image32.png" /><Relationship Id="rId43" Type="http://schemas.openxmlformats.org/officeDocument/2006/relationships/image" Target="media/image33.png" /><Relationship Id="rId44" Type="http://schemas.openxmlformats.org/officeDocument/2006/relationships/image" Target="media/image34.jpeg" /><Relationship Id="rId45" Type="http://schemas.openxmlformats.org/officeDocument/2006/relationships/image" Target="media/image35.jpeg" /><Relationship Id="rId46" Type="http://schemas.openxmlformats.org/officeDocument/2006/relationships/image" Target="media/image36.jpeg" /><Relationship Id="rId47" Type="http://schemas.openxmlformats.org/officeDocument/2006/relationships/image" Target="media/image37.jpeg" /><Relationship Id="rId48" Type="http://schemas.openxmlformats.org/officeDocument/2006/relationships/image" Target="media/image38.jpeg" /><Relationship Id="rId49" Type="http://schemas.openxmlformats.org/officeDocument/2006/relationships/image" Target="media/image39.png" /><Relationship Id="rId5" Type="http://schemas.openxmlformats.org/officeDocument/2006/relationships/image" Target="media/image2.jpeg" /><Relationship Id="rId50" Type="http://schemas.openxmlformats.org/officeDocument/2006/relationships/image" Target="media/image40.jpeg" /><Relationship Id="rId51" Type="http://schemas.openxmlformats.org/officeDocument/2006/relationships/image" Target="media/image41.jpeg" /><Relationship Id="rId52" Type="http://schemas.openxmlformats.org/officeDocument/2006/relationships/image" Target="media/image42.jpeg" /><Relationship Id="rId53" Type="http://schemas.openxmlformats.org/officeDocument/2006/relationships/image" Target="media/image43.jpeg" /><Relationship Id="rId54" Type="http://schemas.openxmlformats.org/officeDocument/2006/relationships/image" Target="media/image44.jpeg" /><Relationship Id="rId55" Type="http://schemas.openxmlformats.org/officeDocument/2006/relationships/image" Target="media/image45.jpeg" /><Relationship Id="rId56" Type="http://schemas.openxmlformats.org/officeDocument/2006/relationships/image" Target="media/image46.jpeg" /><Relationship Id="rId57" Type="http://schemas.openxmlformats.org/officeDocument/2006/relationships/image" Target="media/image47.jpeg" /><Relationship Id="rId58" Type="http://schemas.openxmlformats.org/officeDocument/2006/relationships/image" Target="media/image48.jpeg" /><Relationship Id="rId59" Type="http://schemas.openxmlformats.org/officeDocument/2006/relationships/image" Target="media/image49.jpeg" /><Relationship Id="rId6" Type="http://schemas.openxmlformats.org/officeDocument/2006/relationships/image" Target="media/image3.jpeg" /><Relationship Id="rId60" Type="http://schemas.openxmlformats.org/officeDocument/2006/relationships/image" Target="media/image50.jpeg" /><Relationship Id="rId61" Type="http://schemas.openxmlformats.org/officeDocument/2006/relationships/image" Target="media/image51.jpeg" /><Relationship Id="rId62" Type="http://schemas.openxmlformats.org/officeDocument/2006/relationships/image" Target="media/image52.jpeg" /><Relationship Id="rId63" Type="http://schemas.openxmlformats.org/officeDocument/2006/relationships/image" Target="media/image53.jpeg" /><Relationship Id="rId64" Type="http://schemas.openxmlformats.org/officeDocument/2006/relationships/image" Target="media/image54.png" /><Relationship Id="rId65" Type="http://schemas.openxmlformats.org/officeDocument/2006/relationships/image" Target="media/image55.png" /><Relationship Id="rId66" Type="http://schemas.openxmlformats.org/officeDocument/2006/relationships/image" Target="media/image56.png" /><Relationship Id="rId67" Type="http://schemas.openxmlformats.org/officeDocument/2006/relationships/image" Target="media/image57.png" /><Relationship Id="rId68" Type="http://schemas.openxmlformats.org/officeDocument/2006/relationships/image" Target="media/image58.png" /><Relationship Id="rId69" Type="http://schemas.openxmlformats.org/officeDocument/2006/relationships/image" Target="media/image59.png" /><Relationship Id="rId7" Type="http://schemas.microsoft.com/office/2011/relationships/commentsExtended" Target="commentsExtended.xml" /><Relationship Id="rId70" Type="http://schemas.openxmlformats.org/officeDocument/2006/relationships/image" Target="media/image60.png" /><Relationship Id="rId71" Type="http://schemas.openxmlformats.org/officeDocument/2006/relationships/image" Target="media/image61.png" /><Relationship Id="rId72" Type="http://schemas.openxmlformats.org/officeDocument/2006/relationships/image" Target="media/image62.jpeg" /><Relationship Id="rId73" Type="http://schemas.openxmlformats.org/officeDocument/2006/relationships/image" Target="media/image63.jpeg" /><Relationship Id="rId74" Type="http://schemas.openxmlformats.org/officeDocument/2006/relationships/image" Target="media/image64.png" /><Relationship Id="rId75" Type="http://schemas.openxmlformats.org/officeDocument/2006/relationships/theme" Target="theme/theme1.xml" /><Relationship Id="rId76" Type="http://schemas.openxmlformats.org/officeDocument/2006/relationships/numbering" Target="numbering.xml" /><Relationship Id="rId77" Type="http://schemas.openxmlformats.org/officeDocument/2006/relationships/styles" Target="styles.xml" /><Relationship Id="rId8" Type="http://schemas.openxmlformats.org/officeDocument/2006/relationships/comments" Target="comments.xml" /><Relationship Id="rId9" Type="http://schemas.openxmlformats.org/officeDocument/2006/relationships/header" Target="header1.xml" /></Relationships>
</file>

<file path=word/_rels/header1.xml.rels>&#65279;<?xml version="1.0" encoding="utf-8" standalone="yes"?><Relationships xmlns="http://schemas.openxmlformats.org/package/2006/relationships"><Relationship Id="rId1" Type="http://schemas.openxmlformats.org/officeDocument/2006/relationships/image" Target="media/image4.jpeg" /></Relationships>
</file>

<file path=word/_rels/header2.xml.rels>&#65279;<?xml version="1.0" encoding="utf-8" standalone="yes"?><Relationships xmlns="http://schemas.openxmlformats.org/package/2006/relationships"><Relationship Id="rId1"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11924</Words>
  <Characters>67969</Characters>
  <Application>Microsoft Office Word</Application>
  <DocSecurity>0</DocSecurity>
  <Lines>566</Lines>
  <Paragraphs>159</Paragraphs>
  <ScaleCrop>false</ScaleCrop>
  <Company/>
  <LinksUpToDate>false</LinksUpToDate>
  <CharactersWithSpaces>79734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Josiah Smith</dc:creator>
  <cp:lastModifiedBy>Josiah Smith</cp:lastModifiedBy>
  <cp:revision>6</cp:revision>
  <dcterms:created xsi:type="dcterms:W3CDTF">2022-01-01T00:18:00Z</dcterms:created>
  <dcterms:modified xsi:type="dcterms:W3CDTF">2022-01-01T00:26:00Z</dcterms:modified>
</cp:coreProperties>
</file>